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  <w:gridCol w:w="540"/>
        <w:gridCol w:w="540"/>
        <w:gridCol w:w="187"/>
        <w:gridCol w:w="353"/>
        <w:gridCol w:w="540"/>
        <w:gridCol w:w="1020"/>
        <w:gridCol w:w="2517"/>
        <w:gridCol w:w="2043"/>
        <w:gridCol w:w="540"/>
        <w:gridCol w:w="540"/>
        <w:gridCol w:w="540"/>
        <w:gridCol w:w="446"/>
      </w:tblGrid>
      <w:tr w:rsidR="00DE0DBA" w:rsidRPr="004717A8" w14:paraId="758552CA" w14:textId="77777777">
        <w:trPr>
          <w:cantSplit/>
          <w:trHeight w:val="251"/>
        </w:trPr>
        <w:tc>
          <w:tcPr>
            <w:tcW w:w="11097" w:type="dxa"/>
            <w:gridSpan w:val="8"/>
          </w:tcPr>
          <w:p w14:paraId="737F521C" w14:textId="43B67407" w:rsidR="00DE0DBA" w:rsidRPr="00FE6313" w:rsidRDefault="00DE0DBA" w:rsidP="008E58BD">
            <w:pPr>
              <w:pStyle w:val="Heading1"/>
              <w:rPr>
                <w:rFonts w:ascii="Calibri" w:hAnsi="Calibri" w:cs="Calibri"/>
                <w:kern w:val="0"/>
                <w:sz w:val="20"/>
                <w:szCs w:val="20"/>
              </w:rPr>
            </w:pPr>
          </w:p>
        </w:tc>
        <w:tc>
          <w:tcPr>
            <w:tcW w:w="4109" w:type="dxa"/>
            <w:gridSpan w:val="5"/>
            <w:vMerge w:val="restart"/>
          </w:tcPr>
          <w:p w14:paraId="767DF062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87BD550" w14:textId="6C02BABC" w:rsidR="00DE0DBA" w:rsidRPr="004717A8" w:rsidRDefault="00DE2850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INCLUDEPICTURE  "cid:image002.png@01DABCAC.452C9F40" \* MERGEFORMATINET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INCLUDEPICTURE  "cid:image002.png@01DABCAC.452C9F40" \* MERGEFORMATINET </w:instrText>
            </w:r>
            <w:r>
              <w:rPr>
                <w:rFonts w:ascii="Calibri" w:hAnsi="Calibri" w:cs="Calibri"/>
              </w:rPr>
              <w:fldChar w:fldCharType="separate"/>
            </w:r>
            <w:r w:rsidR="00324B98">
              <w:rPr>
                <w:rFonts w:ascii="Calibri" w:hAnsi="Calibri" w:cs="Calibri"/>
              </w:rPr>
              <w:fldChar w:fldCharType="begin"/>
            </w:r>
            <w:r w:rsidR="00324B98">
              <w:rPr>
                <w:rFonts w:ascii="Calibri" w:hAnsi="Calibri" w:cs="Calibri"/>
              </w:rPr>
              <w:instrText xml:space="preserve"> INCLUDEPICTURE  "cid:image002.png@01DABCAC.452C9F40" \* MERGEFORMATINET </w:instrText>
            </w:r>
            <w:r w:rsidR="00324B98">
              <w:rPr>
                <w:rFonts w:ascii="Calibri" w:hAnsi="Calibri" w:cs="Calibri"/>
              </w:rPr>
              <w:fldChar w:fldCharType="separate"/>
            </w:r>
            <w:r w:rsidR="00B777CC">
              <w:rPr>
                <w:rFonts w:ascii="Calibri" w:hAnsi="Calibri" w:cs="Calibri"/>
              </w:rPr>
              <w:fldChar w:fldCharType="begin"/>
            </w:r>
            <w:r w:rsidR="00B777CC">
              <w:rPr>
                <w:rFonts w:ascii="Calibri" w:hAnsi="Calibri" w:cs="Calibri"/>
              </w:rPr>
              <w:instrText xml:space="preserve"> </w:instrText>
            </w:r>
            <w:r w:rsidR="00B777CC">
              <w:rPr>
                <w:rFonts w:ascii="Calibri" w:hAnsi="Calibri" w:cs="Calibri"/>
              </w:rPr>
              <w:instrText>INCLUDEPICTURE  "cid:image002.png@01DABCAC.452C9F40" \* MERGEFORMATINET</w:instrText>
            </w:r>
            <w:r w:rsidR="00B777CC">
              <w:rPr>
                <w:rFonts w:ascii="Calibri" w:hAnsi="Calibri" w:cs="Calibri"/>
              </w:rPr>
              <w:instrText xml:space="preserve"> </w:instrText>
            </w:r>
            <w:r w:rsidR="00B777CC">
              <w:rPr>
                <w:rFonts w:ascii="Calibri" w:hAnsi="Calibri" w:cs="Calibri"/>
              </w:rPr>
              <w:fldChar w:fldCharType="separate"/>
            </w:r>
            <w:r w:rsidR="00B777CC">
              <w:rPr>
                <w:rFonts w:ascii="Calibri" w:hAnsi="Calibri" w:cs="Calibri"/>
              </w:rPr>
              <w:pict w14:anchorId="24EB25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i1025" type="#_x0000_t75" alt="" style="width:91.5pt;height:39.75pt">
                  <v:imagedata r:id="rId11" r:href="rId12"/>
                </v:shape>
              </w:pict>
            </w:r>
            <w:r w:rsidR="00B777CC">
              <w:rPr>
                <w:rFonts w:ascii="Calibri" w:hAnsi="Calibri" w:cs="Calibri"/>
              </w:rPr>
              <w:fldChar w:fldCharType="end"/>
            </w:r>
            <w:r w:rsidR="00324B98"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</w:rPr>
              <w:fldChar w:fldCharType="end"/>
            </w:r>
          </w:p>
          <w:p w14:paraId="21B345B1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0DBA" w:rsidRPr="004717A8" w14:paraId="58492D93" w14:textId="77777777" w:rsidTr="00062E40">
        <w:trPr>
          <w:cantSplit/>
          <w:trHeight w:val="355"/>
        </w:trPr>
        <w:tc>
          <w:tcPr>
            <w:tcW w:w="6667" w:type="dxa"/>
            <w:gridSpan w:val="4"/>
          </w:tcPr>
          <w:p w14:paraId="2B8E6B34" w14:textId="77777777" w:rsidR="00062E40" w:rsidRDefault="00062E40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</w:p>
          <w:p w14:paraId="4898707F" w14:textId="6FB4BF03" w:rsidR="00DE0DBA" w:rsidRPr="00062E40" w:rsidRDefault="00DE0DBA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13" w:type="dxa"/>
            <w:gridSpan w:val="3"/>
          </w:tcPr>
          <w:p w14:paraId="2D981CB4" w14:textId="77777777" w:rsidR="00062E40" w:rsidRDefault="00062E40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</w:p>
          <w:p w14:paraId="1B208F0E" w14:textId="6BDE38E1" w:rsidR="00DE0DBA" w:rsidRPr="00062E40" w:rsidRDefault="00DE0DBA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17" w:type="dxa"/>
          </w:tcPr>
          <w:p w14:paraId="3A8521CF" w14:textId="77777777" w:rsidR="00062E40" w:rsidRDefault="00062E40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</w:p>
          <w:p w14:paraId="4B1CDA89" w14:textId="176C8DB5" w:rsidR="00DE0DBA" w:rsidRPr="00062E40" w:rsidRDefault="00B86665" w:rsidP="00062E40">
            <w:pPr>
              <w:pStyle w:val="Heading9"/>
              <w:rPr>
                <w:rFonts w:ascii="Calibri" w:hAnsi="Calibri" w:cs="Calibri"/>
                <w:b/>
                <w:bCs/>
              </w:rPr>
            </w:pPr>
            <w:r w:rsidRPr="00062E40">
              <w:rPr>
                <w:rFonts w:ascii="Calibri" w:hAnsi="Calibri" w:cs="Calibri"/>
                <w:b/>
                <w:bCs/>
              </w:rPr>
              <w:t xml:space="preserve">Du   </w:t>
            </w:r>
            <w:proofErr w:type="gramStart"/>
            <w:r w:rsidRPr="00062E40">
              <w:rPr>
                <w:rFonts w:ascii="Calibri" w:hAnsi="Calibri" w:cs="Calibri"/>
                <w:b/>
                <w:bCs/>
              </w:rPr>
              <w:t>/  /</w:t>
            </w:r>
            <w:proofErr w:type="gramEnd"/>
          </w:p>
        </w:tc>
        <w:tc>
          <w:tcPr>
            <w:tcW w:w="4109" w:type="dxa"/>
            <w:gridSpan w:val="5"/>
            <w:vMerge/>
          </w:tcPr>
          <w:p w14:paraId="2CF89A6E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4B98" w:rsidRPr="004717A8" w14:paraId="2EE74E4C" w14:textId="77777777" w:rsidTr="009A6B91">
        <w:trPr>
          <w:cantSplit/>
          <w:trHeight w:val="355"/>
        </w:trPr>
        <w:tc>
          <w:tcPr>
            <w:tcW w:w="15206" w:type="dxa"/>
            <w:gridSpan w:val="13"/>
          </w:tcPr>
          <w:p w14:paraId="34DD753C" w14:textId="77777777" w:rsidR="00324B98" w:rsidRPr="004717A8" w:rsidRDefault="00324B98" w:rsidP="008E58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0DBA" w:rsidRPr="004717A8" w14:paraId="53A6ED8D" w14:textId="77777777" w:rsidTr="00127A38">
        <w:trPr>
          <w:cantSplit/>
          <w:trHeight w:val="973"/>
        </w:trPr>
        <w:tc>
          <w:tcPr>
            <w:tcW w:w="5400" w:type="dxa"/>
            <w:vAlign w:val="center"/>
          </w:tcPr>
          <w:p w14:paraId="42F8B71C" w14:textId="299BF2B9" w:rsidR="00DE0DBA" w:rsidRPr="004717A8" w:rsidRDefault="00324B98" w:rsidP="00127A38">
            <w:pPr>
              <w:jc w:val="left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Présents / Absents</w:t>
            </w:r>
          </w:p>
        </w:tc>
        <w:tc>
          <w:tcPr>
            <w:tcW w:w="540" w:type="dxa"/>
            <w:textDirection w:val="btLr"/>
          </w:tcPr>
          <w:p w14:paraId="5A958D61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Présent</w:t>
            </w:r>
          </w:p>
        </w:tc>
        <w:tc>
          <w:tcPr>
            <w:tcW w:w="540" w:type="dxa"/>
            <w:textDirection w:val="btLr"/>
          </w:tcPr>
          <w:p w14:paraId="365DA4C5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Excusé</w:t>
            </w:r>
          </w:p>
        </w:tc>
        <w:tc>
          <w:tcPr>
            <w:tcW w:w="540" w:type="dxa"/>
            <w:gridSpan w:val="2"/>
            <w:textDirection w:val="btLr"/>
          </w:tcPr>
          <w:p w14:paraId="4186EDF0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Invité</w:t>
            </w:r>
          </w:p>
        </w:tc>
        <w:tc>
          <w:tcPr>
            <w:tcW w:w="540" w:type="dxa"/>
            <w:tcBorders>
              <w:right w:val="single" w:sz="18" w:space="0" w:color="auto"/>
            </w:tcBorders>
            <w:textDirection w:val="btLr"/>
          </w:tcPr>
          <w:p w14:paraId="7062D7E4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Diffusion</w:t>
            </w:r>
          </w:p>
        </w:tc>
        <w:tc>
          <w:tcPr>
            <w:tcW w:w="5580" w:type="dxa"/>
            <w:gridSpan w:val="3"/>
            <w:tcBorders>
              <w:left w:val="single" w:sz="18" w:space="0" w:color="auto"/>
            </w:tcBorders>
          </w:tcPr>
          <w:p w14:paraId="1B013F84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textDirection w:val="btLr"/>
          </w:tcPr>
          <w:p w14:paraId="19EE5DD5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Présent</w:t>
            </w:r>
          </w:p>
        </w:tc>
        <w:tc>
          <w:tcPr>
            <w:tcW w:w="540" w:type="dxa"/>
            <w:textDirection w:val="btLr"/>
          </w:tcPr>
          <w:p w14:paraId="689274AA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Excusé</w:t>
            </w:r>
          </w:p>
        </w:tc>
        <w:tc>
          <w:tcPr>
            <w:tcW w:w="540" w:type="dxa"/>
            <w:textDirection w:val="btLr"/>
          </w:tcPr>
          <w:p w14:paraId="5592981D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Invité</w:t>
            </w:r>
          </w:p>
        </w:tc>
        <w:tc>
          <w:tcPr>
            <w:tcW w:w="446" w:type="dxa"/>
            <w:textDirection w:val="btLr"/>
          </w:tcPr>
          <w:p w14:paraId="73E28220" w14:textId="77777777" w:rsidR="00DE0DBA" w:rsidRPr="004717A8" w:rsidRDefault="00DE0DBA" w:rsidP="008E58BD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4717A8">
              <w:rPr>
                <w:rFonts w:ascii="Calibri" w:hAnsi="Calibri" w:cs="Calibri"/>
                <w:sz w:val="16"/>
                <w:szCs w:val="16"/>
              </w:rPr>
              <w:t>Diffusion</w:t>
            </w:r>
          </w:p>
        </w:tc>
      </w:tr>
      <w:tr w:rsidR="00DE0DBA" w:rsidRPr="004717A8" w14:paraId="2FDF9534" w14:textId="77777777">
        <w:trPr>
          <w:cantSplit/>
          <w:trHeight w:val="580"/>
        </w:trPr>
        <w:tc>
          <w:tcPr>
            <w:tcW w:w="5400" w:type="dxa"/>
          </w:tcPr>
          <w:p w14:paraId="45F411AA" w14:textId="77777777" w:rsidR="00DA25CB" w:rsidRPr="004717A8" w:rsidRDefault="00DA25CB" w:rsidP="008E58BD">
            <w:pPr>
              <w:rPr>
                <w:rFonts w:ascii="Calibri" w:hAnsi="Calibri" w:cs="Calibri"/>
                <w:sz w:val="20"/>
                <w:szCs w:val="20"/>
                <w:lang w:val="de-DE"/>
              </w:rPr>
            </w:pPr>
          </w:p>
        </w:tc>
        <w:tc>
          <w:tcPr>
            <w:tcW w:w="540" w:type="dxa"/>
          </w:tcPr>
          <w:p w14:paraId="3F567FA0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6AE0EF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gridSpan w:val="2"/>
          </w:tcPr>
          <w:p w14:paraId="4344196D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14:paraId="269033F4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580" w:type="dxa"/>
            <w:gridSpan w:val="3"/>
            <w:vMerge w:val="restart"/>
            <w:tcBorders>
              <w:left w:val="single" w:sz="18" w:space="0" w:color="auto"/>
            </w:tcBorders>
          </w:tcPr>
          <w:p w14:paraId="0525EAD1" w14:textId="1D4049A3" w:rsidR="002D1B1A" w:rsidRPr="004717A8" w:rsidRDefault="002D1B1A" w:rsidP="00324B98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vMerge w:val="restart"/>
          </w:tcPr>
          <w:p w14:paraId="1AADF8DE" w14:textId="77777777" w:rsidR="00734DE6" w:rsidRPr="004717A8" w:rsidRDefault="00734DE6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vMerge w:val="restart"/>
          </w:tcPr>
          <w:p w14:paraId="1F31252E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vMerge w:val="restart"/>
          </w:tcPr>
          <w:p w14:paraId="3B6C28F5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446" w:type="dxa"/>
            <w:vMerge w:val="restart"/>
          </w:tcPr>
          <w:p w14:paraId="3F6C1147" w14:textId="77777777" w:rsidR="00734DE6" w:rsidRPr="004717A8" w:rsidRDefault="00734DE6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de-DE"/>
              </w:rPr>
            </w:pPr>
          </w:p>
        </w:tc>
      </w:tr>
      <w:tr w:rsidR="00DE0DBA" w:rsidRPr="004717A8" w14:paraId="7AEA0A06" w14:textId="77777777">
        <w:trPr>
          <w:cantSplit/>
          <w:trHeight w:val="1205"/>
        </w:trPr>
        <w:tc>
          <w:tcPr>
            <w:tcW w:w="5400" w:type="dxa"/>
          </w:tcPr>
          <w:p w14:paraId="2F6BBF83" w14:textId="77777777" w:rsidR="00DA25CB" w:rsidRPr="004717A8" w:rsidRDefault="00DA25CB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9ED357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F1E86C7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252F6D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14:paraId="2A9925BE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580" w:type="dxa"/>
            <w:gridSpan w:val="3"/>
            <w:vMerge/>
            <w:tcBorders>
              <w:left w:val="single" w:sz="18" w:space="0" w:color="auto"/>
            </w:tcBorders>
          </w:tcPr>
          <w:p w14:paraId="5049A5E4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40" w:type="dxa"/>
            <w:vMerge/>
          </w:tcPr>
          <w:p w14:paraId="346DFAB0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vMerge/>
          </w:tcPr>
          <w:p w14:paraId="7A370A20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vMerge/>
          </w:tcPr>
          <w:p w14:paraId="2C8C65D0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446" w:type="dxa"/>
            <w:vMerge/>
          </w:tcPr>
          <w:p w14:paraId="212A9D87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DE0DBA" w:rsidRPr="004717A8" w14:paraId="6FAC1036" w14:textId="77777777">
        <w:trPr>
          <w:cantSplit/>
          <w:trHeight w:val="975"/>
        </w:trPr>
        <w:tc>
          <w:tcPr>
            <w:tcW w:w="5400" w:type="dxa"/>
          </w:tcPr>
          <w:p w14:paraId="7F8F7B0B" w14:textId="77777777" w:rsidR="00DA25CB" w:rsidRPr="004717A8" w:rsidRDefault="00DA25CB" w:rsidP="008E58BD">
            <w:pPr>
              <w:rPr>
                <w:rFonts w:ascii="Calibri" w:hAnsi="Calibri" w:cs="Calibri"/>
                <w:sz w:val="20"/>
                <w:szCs w:val="20"/>
                <w:lang w:val="fr-BE"/>
              </w:rPr>
            </w:pPr>
          </w:p>
        </w:tc>
        <w:tc>
          <w:tcPr>
            <w:tcW w:w="540" w:type="dxa"/>
          </w:tcPr>
          <w:p w14:paraId="3E70405E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</w:tcPr>
          <w:p w14:paraId="73623B39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gridSpan w:val="2"/>
          </w:tcPr>
          <w:p w14:paraId="1A86FB30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14:paraId="475F0F1E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580" w:type="dxa"/>
            <w:gridSpan w:val="3"/>
            <w:tcBorders>
              <w:left w:val="single" w:sz="18" w:space="0" w:color="auto"/>
            </w:tcBorders>
          </w:tcPr>
          <w:p w14:paraId="24D3D1F5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2A7898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1616232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00DF1F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6" w:type="dxa"/>
          </w:tcPr>
          <w:p w14:paraId="1C7C82A1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0DBA" w:rsidRPr="004717A8" w14:paraId="17810E55" w14:textId="77777777">
        <w:trPr>
          <w:cantSplit/>
          <w:trHeight w:val="660"/>
        </w:trPr>
        <w:tc>
          <w:tcPr>
            <w:tcW w:w="5400" w:type="dxa"/>
          </w:tcPr>
          <w:p w14:paraId="36F6CA86" w14:textId="77777777" w:rsidR="00DA25CB" w:rsidRPr="00DA25CB" w:rsidRDefault="00DA25CB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</w:tcPr>
          <w:p w14:paraId="34C44787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</w:tcPr>
          <w:p w14:paraId="68F8DF81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gridSpan w:val="2"/>
          </w:tcPr>
          <w:p w14:paraId="2EA3536C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40" w:type="dxa"/>
            <w:tcBorders>
              <w:right w:val="single" w:sz="18" w:space="0" w:color="auto"/>
            </w:tcBorders>
          </w:tcPr>
          <w:p w14:paraId="4AC41DDE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5580" w:type="dxa"/>
            <w:gridSpan w:val="3"/>
            <w:tcBorders>
              <w:left w:val="single" w:sz="18" w:space="0" w:color="auto"/>
            </w:tcBorders>
          </w:tcPr>
          <w:p w14:paraId="60BA9A00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1B2CF5C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C9E2B2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0AC49F" w14:textId="77777777" w:rsidR="00DE0DBA" w:rsidRPr="004717A8" w:rsidRDefault="00DE0DBA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6" w:type="dxa"/>
          </w:tcPr>
          <w:p w14:paraId="6F25C846" w14:textId="77777777" w:rsidR="00734DE6" w:rsidRPr="004717A8" w:rsidRDefault="00734DE6" w:rsidP="008E58BD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70ED1A3" w14:textId="77777777" w:rsidR="00DE0DBA" w:rsidRPr="004717A8" w:rsidRDefault="00DE0DBA" w:rsidP="00DE0DBA">
      <w:pPr>
        <w:rPr>
          <w:rFonts w:ascii="Calibri" w:hAnsi="Calibri" w:cs="Calibri"/>
          <w:sz w:val="20"/>
          <w:szCs w:val="20"/>
        </w:rPr>
      </w:pPr>
    </w:p>
    <w:p w14:paraId="3E8D4D4E" w14:textId="77777777" w:rsidR="00DE0DBA" w:rsidRDefault="00DE0DBA" w:rsidP="00DE0DBA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jc w:val="center"/>
        <w:rPr>
          <w:rFonts w:ascii="Calibri" w:hAnsi="Calibri" w:cs="Calibri"/>
          <w:b/>
          <w:bCs/>
          <w:u w:val="single"/>
        </w:rPr>
      </w:pPr>
      <w:r w:rsidRPr="004717A8">
        <w:rPr>
          <w:rFonts w:ascii="Calibri" w:hAnsi="Calibri" w:cs="Calibri"/>
          <w:b/>
          <w:bCs/>
          <w:u w:val="single"/>
        </w:rPr>
        <w:t>Prochaine</w:t>
      </w:r>
      <w:r w:rsidR="00734DE6">
        <w:rPr>
          <w:rFonts w:ascii="Calibri" w:hAnsi="Calibri" w:cs="Calibri"/>
          <w:b/>
          <w:bCs/>
          <w:u w:val="single"/>
        </w:rPr>
        <w:t>s</w:t>
      </w:r>
      <w:r w:rsidRPr="004717A8">
        <w:rPr>
          <w:rFonts w:ascii="Calibri" w:hAnsi="Calibri" w:cs="Calibri"/>
          <w:b/>
          <w:bCs/>
          <w:u w:val="single"/>
        </w:rPr>
        <w:t xml:space="preserve"> réunion</w:t>
      </w:r>
      <w:r w:rsidR="00734DE6">
        <w:rPr>
          <w:rFonts w:ascii="Calibri" w:hAnsi="Calibri" w:cs="Calibri"/>
          <w:b/>
          <w:bCs/>
          <w:u w:val="single"/>
        </w:rPr>
        <w:t>s</w:t>
      </w:r>
      <w:r w:rsidRPr="004717A8">
        <w:rPr>
          <w:rFonts w:ascii="Calibri" w:hAnsi="Calibri" w:cs="Calibri"/>
          <w:b/>
          <w:bCs/>
          <w:u w:val="single"/>
        </w:rPr>
        <w:t> :</w:t>
      </w:r>
    </w:p>
    <w:p w14:paraId="4DDB832D" w14:textId="77777777" w:rsidR="00B86665" w:rsidRDefault="00B86665" w:rsidP="00DE0DBA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jc w:val="center"/>
        <w:rPr>
          <w:rFonts w:ascii="Calibri" w:hAnsi="Calibri" w:cs="Calibri"/>
          <w:b/>
          <w:bCs/>
          <w:u w:val="single"/>
        </w:rPr>
      </w:pPr>
    </w:p>
    <w:p w14:paraId="79442704" w14:textId="77777777" w:rsidR="00B86665" w:rsidRDefault="00B86665" w:rsidP="00DE0DBA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jc w:val="center"/>
        <w:rPr>
          <w:rFonts w:ascii="Calibri" w:hAnsi="Calibri" w:cs="Calibri"/>
          <w:b/>
          <w:bCs/>
          <w:u w:val="single"/>
        </w:rPr>
      </w:pPr>
    </w:p>
    <w:p w14:paraId="4699C435" w14:textId="77777777" w:rsidR="00B86665" w:rsidRPr="004717A8" w:rsidRDefault="00B86665" w:rsidP="00DE0DBA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clear" w:pos="9072"/>
        </w:tabs>
        <w:jc w:val="center"/>
        <w:rPr>
          <w:rFonts w:ascii="Calibri" w:hAnsi="Calibri" w:cs="Calibri"/>
          <w:b/>
          <w:bCs/>
          <w:u w:val="single"/>
        </w:rPr>
      </w:pPr>
    </w:p>
    <w:p w14:paraId="1408F38F" w14:textId="77777777" w:rsidR="00DE0DBA" w:rsidRPr="004717A8" w:rsidRDefault="00DE0DBA" w:rsidP="00DE0DBA">
      <w:pPr>
        <w:pStyle w:val="Heading2"/>
        <w:rPr>
          <w:rFonts w:ascii="Calibri" w:hAnsi="Calibri" w:cs="Calibri"/>
        </w:rPr>
      </w:pPr>
    </w:p>
    <w:p w14:paraId="3674614F" w14:textId="77777777" w:rsidR="00D46ABC" w:rsidRPr="004717A8" w:rsidRDefault="00D46ABC" w:rsidP="00D46ABC">
      <w:pPr>
        <w:rPr>
          <w:rFonts w:ascii="Calibri" w:hAnsi="Calibri" w:cs="Calibri"/>
        </w:rPr>
      </w:pPr>
      <w:r w:rsidRPr="004717A8">
        <w:rPr>
          <w:rFonts w:ascii="Calibri" w:hAnsi="Calibri" w:cs="Calibri"/>
        </w:rPr>
        <w:br w:type="page"/>
      </w:r>
    </w:p>
    <w:p w14:paraId="29C5DB8F" w14:textId="77777777" w:rsidR="00DE0DBA" w:rsidRPr="004717A8" w:rsidRDefault="00DE0DBA" w:rsidP="00DE0DBA">
      <w:pPr>
        <w:pStyle w:val="Heading2"/>
        <w:rPr>
          <w:rFonts w:ascii="Calibri" w:hAnsi="Calibri" w:cs="Calibri"/>
        </w:rPr>
      </w:pPr>
      <w:r w:rsidRPr="004717A8">
        <w:rPr>
          <w:rFonts w:ascii="Calibri" w:hAnsi="Calibri" w:cs="Calibri"/>
        </w:rPr>
        <w:t>C Approbation et transmissions</w:t>
      </w:r>
    </w:p>
    <w:p w14:paraId="2684B7D8" w14:textId="77777777" w:rsidR="00DE0DBA" w:rsidRPr="004717A8" w:rsidRDefault="00DE0DBA" w:rsidP="00DE0DBA">
      <w:pPr>
        <w:pStyle w:val="Header"/>
        <w:tabs>
          <w:tab w:val="clear" w:pos="4536"/>
          <w:tab w:val="clear" w:pos="9072"/>
        </w:tabs>
        <w:rPr>
          <w:rFonts w:ascii="Calibri" w:hAnsi="Calibri" w:cs="Calibri"/>
        </w:rPr>
      </w:pPr>
    </w:p>
    <w:p w14:paraId="4C8DAA77" w14:textId="77777777" w:rsidR="00DE0DBA" w:rsidRPr="004717A8" w:rsidRDefault="00DE0DBA" w:rsidP="00DE0DBA">
      <w:pPr>
        <w:pStyle w:val="Heading3"/>
        <w:rPr>
          <w:rFonts w:ascii="Calibri" w:hAnsi="Calibri" w:cs="Calibri"/>
          <w:b w:val="0"/>
          <w:bCs w:val="0"/>
          <w:sz w:val="20"/>
          <w:szCs w:val="20"/>
          <w:u w:val="single"/>
        </w:rPr>
      </w:pPr>
      <w:r w:rsidRPr="004717A8">
        <w:rPr>
          <w:rFonts w:ascii="Calibri" w:hAnsi="Calibri" w:cs="Calibri"/>
          <w:b w:val="0"/>
          <w:bCs w:val="0"/>
          <w:sz w:val="20"/>
          <w:szCs w:val="20"/>
          <w:u w:val="single"/>
        </w:rPr>
        <w:t>C1 Approbation du précédent compte rendu</w:t>
      </w:r>
    </w:p>
    <w:p w14:paraId="71D17EA1" w14:textId="77777777" w:rsidR="00DE0DBA" w:rsidRDefault="00DE0DBA" w:rsidP="00DE0DBA">
      <w:pPr>
        <w:rPr>
          <w:rFonts w:ascii="Calibri" w:hAnsi="Calibri" w:cs="Calibri"/>
          <w:sz w:val="20"/>
          <w:szCs w:val="20"/>
          <w:u w:val="single"/>
        </w:rPr>
      </w:pPr>
    </w:p>
    <w:p w14:paraId="0CF3D9CE" w14:textId="77777777" w:rsidR="00DE0DBA" w:rsidRPr="004717A8" w:rsidRDefault="00DE0DBA" w:rsidP="00DE0DBA">
      <w:pPr>
        <w:numPr>
          <w:ins w:id="0" w:author="Unknown"/>
        </w:numPr>
        <w:rPr>
          <w:rFonts w:ascii="Calibri" w:hAnsi="Calibri" w:cs="Calibri"/>
          <w:sz w:val="20"/>
          <w:szCs w:val="20"/>
        </w:rPr>
      </w:pPr>
      <w:r w:rsidRPr="004717A8">
        <w:rPr>
          <w:rFonts w:ascii="Calibri" w:hAnsi="Calibri" w:cs="Calibri"/>
          <w:sz w:val="20"/>
          <w:szCs w:val="20"/>
        </w:rPr>
        <w:t>Le PV n</w:t>
      </w:r>
      <w:proofErr w:type="gramStart"/>
      <w:r w:rsidRPr="004717A8">
        <w:rPr>
          <w:rFonts w:ascii="Calibri" w:hAnsi="Calibri" w:cs="Calibri"/>
          <w:sz w:val="20"/>
          <w:szCs w:val="20"/>
        </w:rPr>
        <w:t>°  est</w:t>
      </w:r>
      <w:proofErr w:type="gramEnd"/>
      <w:r w:rsidRPr="004717A8">
        <w:rPr>
          <w:rFonts w:ascii="Calibri" w:hAnsi="Calibri" w:cs="Calibri"/>
          <w:sz w:val="20"/>
          <w:szCs w:val="20"/>
        </w:rPr>
        <w:t xml:space="preserve"> approuvé sans remarque.</w:t>
      </w:r>
    </w:p>
    <w:p w14:paraId="01F77C4C" w14:textId="77777777" w:rsidR="00DE0DBA" w:rsidRPr="004717A8" w:rsidRDefault="00DE0DBA" w:rsidP="00DE0DBA">
      <w:pPr>
        <w:rPr>
          <w:rFonts w:ascii="Calibri" w:hAnsi="Calibri" w:cs="Calibri"/>
        </w:rPr>
      </w:pPr>
    </w:p>
    <w:p w14:paraId="0E681587" w14:textId="77777777" w:rsidR="00DE0DBA" w:rsidRPr="004717A8" w:rsidRDefault="00DE0DBA" w:rsidP="00DE0DBA">
      <w:pPr>
        <w:pStyle w:val="Heading3"/>
        <w:rPr>
          <w:rFonts w:ascii="Calibri" w:hAnsi="Calibri" w:cs="Calibri"/>
          <w:b w:val="0"/>
          <w:bCs w:val="0"/>
          <w:sz w:val="20"/>
          <w:szCs w:val="20"/>
          <w:u w:val="single"/>
        </w:rPr>
      </w:pPr>
      <w:r w:rsidRPr="004717A8">
        <w:rPr>
          <w:rFonts w:ascii="Calibri" w:hAnsi="Calibri" w:cs="Calibri"/>
          <w:b w:val="0"/>
          <w:bCs w:val="0"/>
          <w:sz w:val="20"/>
          <w:szCs w:val="20"/>
          <w:u w:val="single"/>
        </w:rPr>
        <w:t>C2 Documents remis en réunion</w:t>
      </w:r>
    </w:p>
    <w:p w14:paraId="4A0E8C13" w14:textId="77777777" w:rsidR="00DE0DBA" w:rsidRPr="004717A8" w:rsidRDefault="00DE0DBA" w:rsidP="00DE0DBA">
      <w:pPr>
        <w:rPr>
          <w:rFonts w:ascii="Calibri" w:hAnsi="Calibri" w:cs="Calibri"/>
        </w:rPr>
      </w:pPr>
    </w:p>
    <w:tbl>
      <w:tblPr>
        <w:tblW w:w="15372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7"/>
        <w:gridCol w:w="3793"/>
        <w:gridCol w:w="1440"/>
        <w:gridCol w:w="8642"/>
      </w:tblGrid>
      <w:tr w:rsidR="00DE0DBA" w:rsidRPr="004717A8" w14:paraId="6024BFB8" w14:textId="77777777">
        <w:trPr>
          <w:trHeight w:val="477"/>
        </w:trPr>
        <w:tc>
          <w:tcPr>
            <w:tcW w:w="1497" w:type="dxa"/>
          </w:tcPr>
          <w:p w14:paraId="2B208FF1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717A8">
              <w:rPr>
                <w:rFonts w:ascii="Calibri" w:hAnsi="Calibri" w:cs="Calibri"/>
                <w:b/>
                <w:bCs/>
                <w:sz w:val="20"/>
                <w:szCs w:val="20"/>
              </w:rPr>
              <w:t>De qui</w:t>
            </w:r>
          </w:p>
        </w:tc>
        <w:tc>
          <w:tcPr>
            <w:tcW w:w="3793" w:type="dxa"/>
          </w:tcPr>
          <w:p w14:paraId="1B3EDEA1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717A8">
              <w:rPr>
                <w:rFonts w:ascii="Calibri" w:hAnsi="Calibri" w:cs="Calibri"/>
                <w:b/>
                <w:bCs/>
                <w:sz w:val="20"/>
                <w:szCs w:val="20"/>
              </w:rPr>
              <w:t>Pour qui</w:t>
            </w:r>
          </w:p>
        </w:tc>
        <w:tc>
          <w:tcPr>
            <w:tcW w:w="1440" w:type="dxa"/>
          </w:tcPr>
          <w:p w14:paraId="55EF844E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717A8">
              <w:rPr>
                <w:rFonts w:ascii="Calibri" w:hAnsi="Calibri" w:cs="Calibri"/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8642" w:type="dxa"/>
          </w:tcPr>
          <w:p w14:paraId="60B3788E" w14:textId="77777777" w:rsidR="00DE0DBA" w:rsidRPr="004717A8" w:rsidRDefault="00DE0DBA" w:rsidP="008E58BD">
            <w:pPr>
              <w:pStyle w:val="Header"/>
              <w:tabs>
                <w:tab w:val="clear" w:pos="4536"/>
                <w:tab w:val="clear" w:pos="9072"/>
              </w:tabs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717A8">
              <w:rPr>
                <w:rFonts w:ascii="Calibri" w:hAnsi="Calibri" w:cs="Calibri"/>
                <w:b/>
                <w:bCs/>
                <w:sz w:val="20"/>
                <w:szCs w:val="20"/>
              </w:rPr>
              <w:t>Contenu</w:t>
            </w:r>
          </w:p>
        </w:tc>
      </w:tr>
      <w:tr w:rsidR="00323CC3" w:rsidRPr="004717A8" w14:paraId="3C7208F2" w14:textId="77777777">
        <w:trPr>
          <w:trHeight w:val="363"/>
        </w:trPr>
        <w:tc>
          <w:tcPr>
            <w:tcW w:w="1497" w:type="dxa"/>
          </w:tcPr>
          <w:p w14:paraId="7CDBD167" w14:textId="77777777" w:rsidR="00323CC3" w:rsidRPr="004717A8" w:rsidRDefault="00323CC3" w:rsidP="00BB48A8">
            <w:pPr>
              <w:pStyle w:val="Head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93" w:type="dxa"/>
          </w:tcPr>
          <w:p w14:paraId="17FD5B46" w14:textId="77777777" w:rsidR="00323CC3" w:rsidRPr="004717A8" w:rsidRDefault="00323CC3" w:rsidP="00323CC3">
            <w:pPr>
              <w:pStyle w:val="Head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DA353D5" w14:textId="77777777" w:rsidR="00323CC3" w:rsidRPr="004717A8" w:rsidRDefault="00323CC3" w:rsidP="00BB48A8">
            <w:pPr>
              <w:pStyle w:val="Head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42" w:type="dxa"/>
          </w:tcPr>
          <w:p w14:paraId="2DD4168E" w14:textId="77777777" w:rsidR="00323CC3" w:rsidRPr="004717A8" w:rsidRDefault="00323CC3" w:rsidP="00C6615D">
            <w:pPr>
              <w:pStyle w:val="Header"/>
              <w:tabs>
                <w:tab w:val="clear" w:pos="4536"/>
                <w:tab w:val="clear" w:pos="9072"/>
                <w:tab w:val="left" w:pos="3420"/>
                <w:tab w:val="left" w:pos="5505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3CC3" w:rsidRPr="004717A8" w14:paraId="419D1AE0" w14:textId="77777777">
        <w:trPr>
          <w:trHeight w:val="363"/>
        </w:trPr>
        <w:tc>
          <w:tcPr>
            <w:tcW w:w="1497" w:type="dxa"/>
          </w:tcPr>
          <w:p w14:paraId="7DCE1110" w14:textId="77777777" w:rsidR="00323CC3" w:rsidRPr="004717A8" w:rsidRDefault="00323CC3" w:rsidP="00BB48A8">
            <w:pPr>
              <w:pStyle w:val="Head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93" w:type="dxa"/>
          </w:tcPr>
          <w:p w14:paraId="65719B41" w14:textId="77777777" w:rsidR="00323CC3" w:rsidRPr="004717A8" w:rsidRDefault="00323CC3" w:rsidP="00BB48A8">
            <w:pPr>
              <w:pStyle w:val="Head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525E03F9" w14:textId="77777777" w:rsidR="00323CC3" w:rsidRPr="004717A8" w:rsidRDefault="00323CC3" w:rsidP="00BB48A8">
            <w:pPr>
              <w:pStyle w:val="Head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42" w:type="dxa"/>
          </w:tcPr>
          <w:p w14:paraId="7BCB4EDB" w14:textId="77777777" w:rsidR="00323CC3" w:rsidRPr="004717A8" w:rsidRDefault="00323CC3" w:rsidP="00C6615D">
            <w:pPr>
              <w:pStyle w:val="Header"/>
              <w:tabs>
                <w:tab w:val="clear" w:pos="4536"/>
                <w:tab w:val="clear" w:pos="9072"/>
                <w:tab w:val="left" w:pos="3420"/>
                <w:tab w:val="left" w:pos="5505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31CCBD5" w14:textId="77777777" w:rsidR="0033798A" w:rsidRPr="004717A8" w:rsidRDefault="0033798A" w:rsidP="00DE0DBA">
      <w:pPr>
        <w:rPr>
          <w:rFonts w:ascii="Calibri" w:hAnsi="Calibri" w:cs="Calibri"/>
          <w:sz w:val="20"/>
          <w:szCs w:val="20"/>
        </w:rPr>
      </w:pPr>
    </w:p>
    <w:p w14:paraId="42C476A8" w14:textId="77777777" w:rsidR="00DE0DBA" w:rsidRPr="004717A8" w:rsidRDefault="00DE0DBA" w:rsidP="00DE0DBA">
      <w:pPr>
        <w:rPr>
          <w:rFonts w:ascii="Calibri" w:hAnsi="Calibri" w:cs="Calibri"/>
          <w:sz w:val="20"/>
          <w:szCs w:val="20"/>
        </w:rPr>
      </w:pPr>
      <w:r w:rsidRPr="004717A8">
        <w:rPr>
          <w:rFonts w:ascii="Calibri" w:hAnsi="Calibri" w:cs="Calibri"/>
          <w:sz w:val="20"/>
          <w:szCs w:val="20"/>
        </w:rPr>
        <w:t>Afin d’alléger le rapport, les remarques de chantier sont transférées du rapport à la liste tenue à jour par EG. Les deux documents se complètent mutuellement.</w:t>
      </w:r>
    </w:p>
    <w:p w14:paraId="0608E16D" w14:textId="77777777" w:rsidR="0052422C" w:rsidRPr="004717A8" w:rsidRDefault="0052422C" w:rsidP="00DE0DBA">
      <w:pPr>
        <w:rPr>
          <w:rFonts w:ascii="Calibri" w:hAnsi="Calibri" w:cs="Calibri"/>
        </w:rPr>
      </w:pPr>
    </w:p>
    <w:p w14:paraId="1DBCD6A3" w14:textId="0771C792" w:rsidR="00DE0DBA" w:rsidRPr="004717A8" w:rsidRDefault="004717A8" w:rsidP="00DE0DBA">
      <w:pPr>
        <w:pStyle w:val="Heading5"/>
        <w:ind w:firstLine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D Points du compte-</w:t>
      </w:r>
      <w:r w:rsidR="00DE0DBA" w:rsidRPr="004717A8">
        <w:rPr>
          <w:rFonts w:cs="Calibri"/>
          <w:sz w:val="28"/>
          <w:szCs w:val="28"/>
        </w:rPr>
        <w:t>rendu</w:t>
      </w:r>
    </w:p>
    <w:p w14:paraId="7082DBFE" w14:textId="77777777" w:rsidR="00DE0DBA" w:rsidRPr="004717A8" w:rsidRDefault="00DE0DBA" w:rsidP="00DE0DBA">
      <w:pPr>
        <w:rPr>
          <w:rFonts w:ascii="Calibri" w:hAnsi="Calibri" w:cs="Calibri"/>
          <w:b/>
          <w:bCs/>
          <w:i/>
          <w:iCs/>
          <w:u w:val="single"/>
        </w:rPr>
      </w:pPr>
    </w:p>
    <w:p w14:paraId="673E82A0" w14:textId="77777777" w:rsidR="00DE0DBA" w:rsidRPr="004717A8" w:rsidRDefault="00DE0DBA" w:rsidP="00DE0DBA">
      <w:pPr>
        <w:rPr>
          <w:rFonts w:ascii="Calibri" w:hAnsi="Calibri" w:cs="Calibri"/>
          <w:b/>
          <w:bCs/>
          <w:i/>
          <w:iCs/>
          <w:u w:val="single"/>
        </w:rPr>
      </w:pPr>
      <w:r w:rsidRPr="004717A8">
        <w:rPr>
          <w:rFonts w:ascii="Calibri" w:hAnsi="Calibri" w:cs="Calibri"/>
          <w:b/>
          <w:bCs/>
          <w:i/>
          <w:iCs/>
          <w:u w:val="single"/>
        </w:rPr>
        <w:t>D1</w:t>
      </w:r>
      <w:r w:rsidR="004717A8">
        <w:rPr>
          <w:rFonts w:ascii="Calibri" w:hAnsi="Calibri" w:cs="Calibri"/>
          <w:b/>
          <w:bCs/>
          <w:i/>
          <w:iCs/>
          <w:u w:val="single"/>
        </w:rPr>
        <w:t xml:space="preserve"> Points intégralement maintenus</w:t>
      </w:r>
    </w:p>
    <w:p w14:paraId="64262EEE" w14:textId="77777777" w:rsidR="00DE0DBA" w:rsidRPr="004717A8" w:rsidRDefault="00DE0DBA" w:rsidP="00DE0DBA">
      <w:pPr>
        <w:rPr>
          <w:rFonts w:ascii="Calibri" w:hAnsi="Calibri" w:cs="Calibri"/>
          <w:i/>
          <w:iCs/>
          <w:sz w:val="22"/>
          <w:szCs w:val="22"/>
          <w:u w:val="single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0"/>
        <w:gridCol w:w="1260"/>
        <w:gridCol w:w="10440"/>
        <w:gridCol w:w="1080"/>
        <w:gridCol w:w="900"/>
      </w:tblGrid>
      <w:tr w:rsidR="00DE0DBA" w:rsidRPr="004717A8" w14:paraId="5753DEB3" w14:textId="77777777">
        <w:trPr>
          <w:cantSplit/>
          <w:trHeight w:val="309"/>
        </w:trPr>
        <w:tc>
          <w:tcPr>
            <w:tcW w:w="15190" w:type="dxa"/>
            <w:gridSpan w:val="6"/>
            <w:shd w:val="clear" w:color="auto" w:fill="DAEEF3"/>
          </w:tcPr>
          <w:p w14:paraId="27E35580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iCs/>
                <w:u w:val="single"/>
              </w:rPr>
            </w:pPr>
            <w:r w:rsidRPr="004717A8">
              <w:rPr>
                <w:rFonts w:ascii="Calibri" w:hAnsi="Calibri" w:cs="Calibri"/>
                <w:b/>
                <w:bCs/>
                <w:iCs/>
                <w:sz w:val="22"/>
                <w:szCs w:val="22"/>
                <w:u w:val="single"/>
              </w:rPr>
              <w:t>D1 - Partie stabilité</w:t>
            </w:r>
          </w:p>
        </w:tc>
      </w:tr>
      <w:tr w:rsidR="00DE0DBA" w:rsidRPr="004717A8" w14:paraId="67409F9B" w14:textId="77777777">
        <w:trPr>
          <w:cantSplit/>
          <w:trHeight w:val="620"/>
        </w:trPr>
        <w:tc>
          <w:tcPr>
            <w:tcW w:w="790" w:type="dxa"/>
            <w:shd w:val="clear" w:color="auto" w:fill="DAEEF3"/>
          </w:tcPr>
          <w:p w14:paraId="479352A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79D640B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2B7D4582" w14:textId="77777777" w:rsidR="00DE0DBA" w:rsidRPr="004717A8" w:rsidRDefault="00D06494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440" w:type="dxa"/>
            <w:shd w:val="clear" w:color="auto" w:fill="DAEEF3"/>
          </w:tcPr>
          <w:p w14:paraId="7FE05979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5CD58193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00" w:type="dxa"/>
            <w:shd w:val="clear" w:color="auto" w:fill="DAEEF3"/>
          </w:tcPr>
          <w:p w14:paraId="05D8BFBE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734DE6" w:rsidRPr="004717A8" w14:paraId="08AEAD60" w14:textId="77777777">
        <w:trPr>
          <w:trHeight w:val="228"/>
        </w:trPr>
        <w:tc>
          <w:tcPr>
            <w:tcW w:w="790" w:type="dxa"/>
          </w:tcPr>
          <w:p w14:paraId="3537F75E" w14:textId="77777777" w:rsidR="00734DE6" w:rsidRPr="004717A8" w:rsidRDefault="00734DE6" w:rsidP="003D46E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F19A6DE" w14:textId="77777777" w:rsidR="00734DE6" w:rsidRPr="004717A8" w:rsidRDefault="00734DE6" w:rsidP="003D46E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62364B2" w14:textId="77777777" w:rsidR="00734DE6" w:rsidRPr="004717A8" w:rsidRDefault="00734DE6" w:rsidP="003D46E1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40" w:type="dxa"/>
          </w:tcPr>
          <w:p w14:paraId="26DAD689" w14:textId="77777777" w:rsidR="00734DE6" w:rsidRPr="004717A8" w:rsidRDefault="00734DE6" w:rsidP="003D46E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64FF64" w14:textId="77777777" w:rsidR="00734DE6" w:rsidRPr="004717A8" w:rsidRDefault="00734DE6" w:rsidP="003D46E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00" w:type="dxa"/>
          </w:tcPr>
          <w:p w14:paraId="21A66CF5" w14:textId="77777777" w:rsidR="00734DE6" w:rsidRPr="004717A8" w:rsidRDefault="00734DE6" w:rsidP="003D46E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303E0275" w14:textId="77777777" w:rsidR="00DE0DBA" w:rsidRPr="004717A8" w:rsidRDefault="00DE0DBA" w:rsidP="00DE0DBA">
      <w:pPr>
        <w:rPr>
          <w:rFonts w:ascii="Calibri" w:hAnsi="Calibri" w:cs="Calibri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1"/>
        <w:gridCol w:w="720"/>
        <w:gridCol w:w="14"/>
        <w:gridCol w:w="1246"/>
        <w:gridCol w:w="13"/>
        <w:gridCol w:w="10426"/>
        <w:gridCol w:w="1080"/>
        <w:gridCol w:w="900"/>
      </w:tblGrid>
      <w:tr w:rsidR="00DE0DBA" w:rsidRPr="004717A8" w14:paraId="1E7466A9" w14:textId="77777777">
        <w:trPr>
          <w:trHeight w:val="448"/>
        </w:trPr>
        <w:tc>
          <w:tcPr>
            <w:tcW w:w="15190" w:type="dxa"/>
            <w:gridSpan w:val="8"/>
            <w:shd w:val="clear" w:color="auto" w:fill="DAEEF3"/>
          </w:tcPr>
          <w:p w14:paraId="55F12063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u w:val="single"/>
                <w:lang w:val="de-DE"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D1 - Partie Architecture /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Sécurité</w:t>
            </w:r>
            <w:proofErr w:type="spellEnd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/ Administration</w:t>
            </w:r>
          </w:p>
        </w:tc>
      </w:tr>
      <w:tr w:rsidR="00DE0DBA" w:rsidRPr="004717A8" w14:paraId="1E09FF97" w14:textId="77777777">
        <w:trPr>
          <w:trHeight w:val="705"/>
        </w:trPr>
        <w:tc>
          <w:tcPr>
            <w:tcW w:w="791" w:type="dxa"/>
            <w:shd w:val="clear" w:color="auto" w:fill="DAEEF3"/>
          </w:tcPr>
          <w:p w14:paraId="72931C10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10A87446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gridSpan w:val="2"/>
            <w:shd w:val="clear" w:color="auto" w:fill="DAEEF3"/>
          </w:tcPr>
          <w:p w14:paraId="2981489E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439" w:type="dxa"/>
            <w:gridSpan w:val="2"/>
            <w:shd w:val="clear" w:color="auto" w:fill="DAEEF3"/>
          </w:tcPr>
          <w:p w14:paraId="5FCBAF29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240BA8F7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00" w:type="dxa"/>
            <w:shd w:val="clear" w:color="auto" w:fill="DAEEF3"/>
          </w:tcPr>
          <w:p w14:paraId="6E5DC2E0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734DE6" w:rsidRPr="004717A8" w14:paraId="78D3086E" w14:textId="77777777">
        <w:trPr>
          <w:trHeight w:val="221"/>
        </w:trPr>
        <w:tc>
          <w:tcPr>
            <w:tcW w:w="791" w:type="dxa"/>
          </w:tcPr>
          <w:p w14:paraId="009F1335" w14:textId="77777777" w:rsidR="00734DE6" w:rsidRPr="004717A8" w:rsidRDefault="00734DE6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34" w:type="dxa"/>
            <w:gridSpan w:val="2"/>
          </w:tcPr>
          <w:p w14:paraId="71B09970" w14:textId="77777777" w:rsidR="00734DE6" w:rsidRPr="004717A8" w:rsidRDefault="00734DE6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59" w:type="dxa"/>
            <w:gridSpan w:val="2"/>
          </w:tcPr>
          <w:p w14:paraId="1EFB5EF1" w14:textId="77777777" w:rsidR="00734DE6" w:rsidRPr="004717A8" w:rsidRDefault="00734DE6" w:rsidP="00565434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26" w:type="dxa"/>
          </w:tcPr>
          <w:p w14:paraId="2C760F4E" w14:textId="77777777" w:rsidR="00734DE6" w:rsidRPr="004717A8" w:rsidRDefault="00734DE6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35EF50" w14:textId="77777777" w:rsidR="00734DE6" w:rsidRPr="004717A8" w:rsidRDefault="00734DE6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00" w:type="dxa"/>
          </w:tcPr>
          <w:p w14:paraId="582AB0F2" w14:textId="77777777" w:rsidR="00734DE6" w:rsidRPr="004717A8" w:rsidRDefault="00734DE6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2F75FF7" w14:textId="77777777" w:rsidR="00DE0DBA" w:rsidRPr="004717A8" w:rsidRDefault="00DE0DBA" w:rsidP="00DE0DBA">
      <w:pPr>
        <w:rPr>
          <w:rFonts w:ascii="Calibri" w:hAnsi="Calibri" w:cs="Calibri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0"/>
        <w:gridCol w:w="1260"/>
        <w:gridCol w:w="10440"/>
        <w:gridCol w:w="1080"/>
        <w:gridCol w:w="900"/>
      </w:tblGrid>
      <w:tr w:rsidR="00DE0DBA" w:rsidRPr="004717A8" w14:paraId="0CF6E9D9" w14:textId="77777777">
        <w:trPr>
          <w:trHeight w:val="403"/>
        </w:trPr>
        <w:tc>
          <w:tcPr>
            <w:tcW w:w="15190" w:type="dxa"/>
            <w:gridSpan w:val="6"/>
            <w:shd w:val="clear" w:color="auto" w:fill="DAEEF3"/>
          </w:tcPr>
          <w:p w14:paraId="7729783E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u w:val="single"/>
                <w:lang w:val="de-DE"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D1 -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techniques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spéciales</w:t>
            </w:r>
            <w:proofErr w:type="spellEnd"/>
          </w:p>
        </w:tc>
      </w:tr>
      <w:tr w:rsidR="00DE0DBA" w:rsidRPr="004717A8" w14:paraId="22B0D79C" w14:textId="77777777">
        <w:trPr>
          <w:trHeight w:val="705"/>
        </w:trPr>
        <w:tc>
          <w:tcPr>
            <w:tcW w:w="790" w:type="dxa"/>
            <w:shd w:val="clear" w:color="auto" w:fill="DAEEF3"/>
          </w:tcPr>
          <w:p w14:paraId="7775DF1A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7FFCEE4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254D906E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sz w:val="18"/>
                <w:szCs w:val="18"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440" w:type="dxa"/>
            <w:shd w:val="clear" w:color="auto" w:fill="DAEEF3"/>
          </w:tcPr>
          <w:p w14:paraId="2BAA8AD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489CA9B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00" w:type="dxa"/>
            <w:shd w:val="clear" w:color="auto" w:fill="DAEEF3"/>
          </w:tcPr>
          <w:p w14:paraId="3D272B3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883358" w:rsidRPr="004717A8" w14:paraId="2C7F33BC" w14:textId="77777777">
        <w:trPr>
          <w:trHeight w:val="159"/>
        </w:trPr>
        <w:tc>
          <w:tcPr>
            <w:tcW w:w="790" w:type="dxa"/>
          </w:tcPr>
          <w:p w14:paraId="754C4938" w14:textId="77777777" w:rsidR="00883358" w:rsidRPr="004717A8" w:rsidRDefault="00883358" w:rsidP="006076F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AA1E97A" w14:textId="77777777" w:rsidR="00883358" w:rsidRPr="004717A8" w:rsidRDefault="00883358" w:rsidP="006076F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08691D1" w14:textId="77777777" w:rsidR="00883358" w:rsidRPr="004717A8" w:rsidRDefault="00883358" w:rsidP="006076F2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40" w:type="dxa"/>
          </w:tcPr>
          <w:p w14:paraId="45949DA5" w14:textId="77777777" w:rsidR="00883358" w:rsidRPr="004717A8" w:rsidRDefault="00883358" w:rsidP="006076F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70AEE9" w14:textId="77777777" w:rsidR="00883358" w:rsidRPr="004717A8" w:rsidRDefault="00883358" w:rsidP="006076F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00" w:type="dxa"/>
          </w:tcPr>
          <w:p w14:paraId="0AF32280" w14:textId="77777777" w:rsidR="00883358" w:rsidRPr="004717A8" w:rsidRDefault="00883358" w:rsidP="006076F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6F085B8" w14:textId="77777777" w:rsidR="00B317BA" w:rsidRDefault="00B317BA" w:rsidP="00DE0DBA">
      <w:pPr>
        <w:rPr>
          <w:rFonts w:ascii="Calibri" w:hAnsi="Calibri" w:cs="Calibri"/>
          <w:sz w:val="20"/>
          <w:szCs w:val="20"/>
        </w:rPr>
      </w:pPr>
    </w:p>
    <w:p w14:paraId="177A69C1" w14:textId="77777777" w:rsidR="006D271A" w:rsidRDefault="006D271A" w:rsidP="00DE0DBA">
      <w:pPr>
        <w:rPr>
          <w:rFonts w:ascii="Calibri" w:hAnsi="Calibri" w:cs="Calibri"/>
          <w:sz w:val="20"/>
          <w:szCs w:val="20"/>
        </w:rPr>
      </w:pPr>
    </w:p>
    <w:p w14:paraId="4E916E9A" w14:textId="77777777" w:rsidR="006D271A" w:rsidRDefault="006D271A" w:rsidP="00DE0DBA">
      <w:pPr>
        <w:rPr>
          <w:rFonts w:ascii="Calibri" w:hAnsi="Calibri" w:cs="Calibri"/>
          <w:sz w:val="20"/>
          <w:szCs w:val="20"/>
        </w:rPr>
      </w:pPr>
    </w:p>
    <w:p w14:paraId="6D75000F" w14:textId="77777777" w:rsidR="006D271A" w:rsidRDefault="006D271A" w:rsidP="00DE0DBA">
      <w:pPr>
        <w:rPr>
          <w:rFonts w:ascii="Calibri" w:hAnsi="Calibri" w:cs="Calibri"/>
          <w:sz w:val="20"/>
          <w:szCs w:val="20"/>
        </w:rPr>
      </w:pPr>
    </w:p>
    <w:p w14:paraId="02E4327E" w14:textId="77777777" w:rsidR="006D271A" w:rsidRPr="004717A8" w:rsidRDefault="006D271A" w:rsidP="00DE0DBA">
      <w:pPr>
        <w:rPr>
          <w:rFonts w:ascii="Calibri" w:hAnsi="Calibri" w:cs="Calibri"/>
          <w:sz w:val="20"/>
          <w:szCs w:val="20"/>
        </w:rPr>
      </w:pPr>
    </w:p>
    <w:p w14:paraId="7446B630" w14:textId="77777777" w:rsidR="00DE0DBA" w:rsidRPr="004717A8" w:rsidRDefault="00DE0DBA" w:rsidP="00DE0DBA">
      <w:pPr>
        <w:pStyle w:val="Heading6"/>
        <w:ind w:firstLine="0"/>
        <w:jc w:val="left"/>
        <w:rPr>
          <w:rFonts w:cs="Calibri"/>
          <w:sz w:val="22"/>
          <w:szCs w:val="22"/>
          <w:u w:val="single"/>
        </w:rPr>
      </w:pPr>
      <w:r w:rsidRPr="004717A8">
        <w:rPr>
          <w:rFonts w:cs="Calibri"/>
          <w:sz w:val="22"/>
          <w:szCs w:val="22"/>
          <w:u w:val="single"/>
        </w:rPr>
        <w:t>D2 Points en évolution</w:t>
      </w:r>
    </w:p>
    <w:p w14:paraId="57C8412D" w14:textId="77777777" w:rsidR="00DE0DBA" w:rsidRPr="004717A8" w:rsidRDefault="00DE0DBA" w:rsidP="00DE0DBA">
      <w:pPr>
        <w:jc w:val="left"/>
        <w:rPr>
          <w:rFonts w:ascii="Calibri" w:hAnsi="Calibri" w:cs="Calibri"/>
          <w:sz w:val="22"/>
          <w:szCs w:val="22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4"/>
        <w:gridCol w:w="1260"/>
        <w:gridCol w:w="10396"/>
        <w:gridCol w:w="18"/>
        <w:gridCol w:w="1091"/>
        <w:gridCol w:w="911"/>
      </w:tblGrid>
      <w:tr w:rsidR="00DE0DBA" w:rsidRPr="004717A8" w14:paraId="2133137C" w14:textId="77777777">
        <w:trPr>
          <w:trHeight w:val="285"/>
        </w:trPr>
        <w:tc>
          <w:tcPr>
            <w:tcW w:w="15190" w:type="dxa"/>
            <w:gridSpan w:val="7"/>
            <w:shd w:val="clear" w:color="auto" w:fill="DAEEF3"/>
          </w:tcPr>
          <w:p w14:paraId="3879515C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u w:val="single"/>
                <w:lang w:val="de-DE"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D2 -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stabilité</w:t>
            </w:r>
          </w:p>
        </w:tc>
      </w:tr>
      <w:tr w:rsidR="00DE0DBA" w:rsidRPr="004717A8" w14:paraId="29D40F61" w14:textId="77777777">
        <w:trPr>
          <w:trHeight w:val="669"/>
        </w:trPr>
        <w:tc>
          <w:tcPr>
            <w:tcW w:w="790" w:type="dxa"/>
            <w:shd w:val="clear" w:color="auto" w:fill="DAEEF3"/>
          </w:tcPr>
          <w:p w14:paraId="3F7F4673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4" w:type="dxa"/>
            <w:shd w:val="clear" w:color="auto" w:fill="DAEEF3"/>
          </w:tcPr>
          <w:p w14:paraId="10BE91C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79EB5DA0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414" w:type="dxa"/>
            <w:gridSpan w:val="2"/>
            <w:shd w:val="clear" w:color="auto" w:fill="DAEEF3"/>
          </w:tcPr>
          <w:p w14:paraId="5573B743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91" w:type="dxa"/>
            <w:shd w:val="clear" w:color="auto" w:fill="DAEEF3"/>
          </w:tcPr>
          <w:p w14:paraId="534A742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11" w:type="dxa"/>
            <w:shd w:val="clear" w:color="auto" w:fill="DAEEF3"/>
          </w:tcPr>
          <w:p w14:paraId="6A57152B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DE0DBA" w:rsidRPr="004717A8" w14:paraId="71D3C340" w14:textId="77777777">
        <w:trPr>
          <w:trHeight w:val="350"/>
        </w:trPr>
        <w:tc>
          <w:tcPr>
            <w:tcW w:w="790" w:type="dxa"/>
          </w:tcPr>
          <w:p w14:paraId="475EC046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4" w:type="dxa"/>
          </w:tcPr>
          <w:p w14:paraId="19031493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6390865" w14:textId="77777777" w:rsidR="00DE0DBA" w:rsidRPr="004717A8" w:rsidRDefault="00DE0DBA" w:rsidP="008E58BD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396" w:type="dxa"/>
          </w:tcPr>
          <w:p w14:paraId="7503DEFC" w14:textId="77777777" w:rsidR="00DE0DBA" w:rsidRPr="004717A8" w:rsidRDefault="00DE0DBA" w:rsidP="00323CC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09" w:type="dxa"/>
            <w:gridSpan w:val="2"/>
          </w:tcPr>
          <w:p w14:paraId="308E50A6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11" w:type="dxa"/>
          </w:tcPr>
          <w:p w14:paraId="5EB8C7BF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3F6586C" w14:textId="77777777" w:rsidR="00B42F22" w:rsidRPr="004717A8" w:rsidRDefault="00B42F22" w:rsidP="00DE0DBA">
      <w:pPr>
        <w:jc w:val="left"/>
        <w:rPr>
          <w:rFonts w:ascii="Calibri" w:hAnsi="Calibri" w:cs="Calibri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9"/>
        <w:gridCol w:w="766"/>
        <w:gridCol w:w="1276"/>
        <w:gridCol w:w="10365"/>
        <w:gridCol w:w="1072"/>
        <w:gridCol w:w="922"/>
      </w:tblGrid>
      <w:tr w:rsidR="00DE0DBA" w:rsidRPr="004717A8" w14:paraId="498E2DF8" w14:textId="77777777">
        <w:trPr>
          <w:trHeight w:val="431"/>
        </w:trPr>
        <w:tc>
          <w:tcPr>
            <w:tcW w:w="15190" w:type="dxa"/>
            <w:gridSpan w:val="6"/>
            <w:shd w:val="clear" w:color="auto" w:fill="DAEEF3"/>
          </w:tcPr>
          <w:p w14:paraId="7CAB0FE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u w:val="single"/>
                <w:lang w:val="de-DE"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D2 - Partie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architecture</w:t>
            </w:r>
            <w:proofErr w:type="spellEnd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/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Sécurité</w:t>
            </w:r>
            <w:proofErr w:type="spellEnd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/ Administration</w:t>
            </w:r>
          </w:p>
        </w:tc>
      </w:tr>
      <w:tr w:rsidR="00DE0DBA" w:rsidRPr="004717A8" w14:paraId="3034E415" w14:textId="77777777">
        <w:trPr>
          <w:trHeight w:val="705"/>
        </w:trPr>
        <w:tc>
          <w:tcPr>
            <w:tcW w:w="789" w:type="dxa"/>
            <w:tcBorders>
              <w:bottom w:val="single" w:sz="4" w:space="0" w:color="auto"/>
            </w:tcBorders>
            <w:shd w:val="clear" w:color="auto" w:fill="DAEEF3"/>
          </w:tcPr>
          <w:p w14:paraId="6E86522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66" w:type="dxa"/>
            <w:tcBorders>
              <w:bottom w:val="single" w:sz="4" w:space="0" w:color="auto"/>
            </w:tcBorders>
            <w:shd w:val="clear" w:color="auto" w:fill="DAEEF3"/>
          </w:tcPr>
          <w:p w14:paraId="320A211F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AEEF3"/>
          </w:tcPr>
          <w:p w14:paraId="49A5676C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365" w:type="dxa"/>
            <w:tcBorders>
              <w:bottom w:val="single" w:sz="4" w:space="0" w:color="auto"/>
            </w:tcBorders>
            <w:shd w:val="clear" w:color="auto" w:fill="DAEEF3"/>
          </w:tcPr>
          <w:p w14:paraId="697D66CF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shd w:val="clear" w:color="auto" w:fill="DAEEF3"/>
          </w:tcPr>
          <w:p w14:paraId="0ADE057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shd w:val="clear" w:color="auto" w:fill="DAEEF3"/>
          </w:tcPr>
          <w:p w14:paraId="02848026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B317BA" w:rsidRPr="004717A8" w14:paraId="6EAFA1D1" w14:textId="77777777">
        <w:trPr>
          <w:trHeight w:val="35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CEE6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3328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6B0F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10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FD03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1868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3017" w14:textId="77777777" w:rsidR="00B317BA" w:rsidRPr="004717A8" w:rsidRDefault="00B317BA" w:rsidP="00B317BA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</w:pPr>
          </w:p>
        </w:tc>
      </w:tr>
    </w:tbl>
    <w:p w14:paraId="62DFC95B" w14:textId="77777777" w:rsidR="008E352C" w:rsidRPr="004717A8" w:rsidRDefault="008E352C" w:rsidP="00DE0DBA">
      <w:pPr>
        <w:rPr>
          <w:rFonts w:ascii="Calibri" w:hAnsi="Calibri" w:cs="Calibri"/>
        </w:rPr>
      </w:pPr>
    </w:p>
    <w:tbl>
      <w:tblPr>
        <w:tblW w:w="15190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66"/>
        <w:gridCol w:w="1276"/>
        <w:gridCol w:w="10376"/>
        <w:gridCol w:w="1068"/>
        <w:gridCol w:w="914"/>
      </w:tblGrid>
      <w:tr w:rsidR="00DE0DBA" w:rsidRPr="004717A8" w14:paraId="36F070F2" w14:textId="77777777">
        <w:trPr>
          <w:trHeight w:val="352"/>
        </w:trPr>
        <w:tc>
          <w:tcPr>
            <w:tcW w:w="15190" w:type="dxa"/>
            <w:gridSpan w:val="6"/>
            <w:shd w:val="clear" w:color="auto" w:fill="DAEEF3"/>
          </w:tcPr>
          <w:p w14:paraId="3E3CA0C5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b/>
                <w:bCs/>
                <w:u w:val="single"/>
                <w:lang w:val="de-DE"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D2 -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techniques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spéciales</w:t>
            </w:r>
            <w:proofErr w:type="spellEnd"/>
          </w:p>
        </w:tc>
      </w:tr>
      <w:tr w:rsidR="00DE0DBA" w:rsidRPr="004717A8" w14:paraId="5B76AAFB" w14:textId="77777777">
        <w:trPr>
          <w:trHeight w:val="705"/>
        </w:trPr>
        <w:tc>
          <w:tcPr>
            <w:tcW w:w="790" w:type="dxa"/>
            <w:shd w:val="clear" w:color="auto" w:fill="DAEEF3"/>
          </w:tcPr>
          <w:p w14:paraId="4129C36A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66" w:type="dxa"/>
            <w:shd w:val="clear" w:color="auto" w:fill="DAEEF3"/>
          </w:tcPr>
          <w:p w14:paraId="7A3A88A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76" w:type="dxa"/>
            <w:shd w:val="clear" w:color="auto" w:fill="DAEEF3"/>
          </w:tcPr>
          <w:p w14:paraId="32988180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Titres</w:t>
            </w:r>
          </w:p>
        </w:tc>
        <w:tc>
          <w:tcPr>
            <w:tcW w:w="10376" w:type="dxa"/>
            <w:shd w:val="clear" w:color="auto" w:fill="DAEEF3"/>
          </w:tcPr>
          <w:p w14:paraId="1FACCC77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68" w:type="dxa"/>
            <w:shd w:val="clear" w:color="auto" w:fill="DAEEF3"/>
          </w:tcPr>
          <w:p w14:paraId="432CB737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14" w:type="dxa"/>
            <w:shd w:val="clear" w:color="auto" w:fill="DAEEF3"/>
          </w:tcPr>
          <w:p w14:paraId="257D857C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DE0DBA" w:rsidRPr="004717A8" w14:paraId="0B913139" w14:textId="77777777">
        <w:trPr>
          <w:trHeight w:val="244"/>
        </w:trPr>
        <w:tc>
          <w:tcPr>
            <w:tcW w:w="790" w:type="dxa"/>
          </w:tcPr>
          <w:p w14:paraId="728A3D37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66" w:type="dxa"/>
          </w:tcPr>
          <w:p w14:paraId="3C5B659C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955EA9D" w14:textId="77777777" w:rsidR="00DE0DBA" w:rsidRPr="004717A8" w:rsidRDefault="00DE0DBA" w:rsidP="008E58BD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376" w:type="dxa"/>
          </w:tcPr>
          <w:p w14:paraId="101653D1" w14:textId="77777777" w:rsidR="00DE0DBA" w:rsidRPr="004717A8" w:rsidRDefault="00DE0DBA" w:rsidP="009B60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68" w:type="dxa"/>
          </w:tcPr>
          <w:p w14:paraId="439A370B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14" w:type="dxa"/>
          </w:tcPr>
          <w:p w14:paraId="0E3E6ABB" w14:textId="77777777" w:rsidR="00DE0DBA" w:rsidRPr="004717A8" w:rsidRDefault="00DE0DBA" w:rsidP="008E58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C1A0E67" w14:textId="77777777" w:rsidR="00B317BA" w:rsidRPr="004717A8" w:rsidRDefault="00B317BA" w:rsidP="00DE0DBA">
      <w:pPr>
        <w:jc w:val="left"/>
        <w:rPr>
          <w:rFonts w:ascii="Calibri" w:hAnsi="Calibri" w:cs="Calibri"/>
          <w:b/>
          <w:bCs/>
          <w:i/>
          <w:iCs/>
          <w:sz w:val="20"/>
          <w:szCs w:val="20"/>
          <w:u w:val="single"/>
        </w:rPr>
      </w:pPr>
    </w:p>
    <w:p w14:paraId="6EA7762F" w14:textId="77777777" w:rsidR="00DE0DBA" w:rsidRPr="00883358" w:rsidRDefault="004717A8" w:rsidP="00DE0DBA">
      <w:pPr>
        <w:jc w:val="left"/>
        <w:rPr>
          <w:rFonts w:ascii="Calibri" w:hAnsi="Calibri" w:cs="Calibri"/>
          <w:b/>
          <w:bCs/>
          <w:iCs/>
          <w:sz w:val="22"/>
          <w:szCs w:val="22"/>
          <w:u w:val="single"/>
        </w:rPr>
      </w:pPr>
      <w:r w:rsidRPr="00883358">
        <w:rPr>
          <w:rFonts w:ascii="Calibri" w:hAnsi="Calibri" w:cs="Calibri"/>
          <w:b/>
          <w:bCs/>
          <w:iCs/>
          <w:sz w:val="22"/>
          <w:szCs w:val="22"/>
          <w:u w:val="single"/>
        </w:rPr>
        <w:t>D3 Points nouveaux</w:t>
      </w:r>
    </w:p>
    <w:p w14:paraId="296DD114" w14:textId="77777777" w:rsidR="00DE0DBA" w:rsidRPr="004717A8" w:rsidRDefault="00DE0DBA" w:rsidP="00DE0DBA">
      <w:pPr>
        <w:jc w:val="left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</w:p>
    <w:tbl>
      <w:tblPr>
        <w:tblW w:w="15238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0"/>
        <w:gridCol w:w="1260"/>
        <w:gridCol w:w="10440"/>
        <w:gridCol w:w="1080"/>
        <w:gridCol w:w="948"/>
      </w:tblGrid>
      <w:tr w:rsidR="00DE0DBA" w:rsidRPr="004717A8" w14:paraId="4E7B85EF" w14:textId="77777777">
        <w:trPr>
          <w:trHeight w:val="413"/>
        </w:trPr>
        <w:tc>
          <w:tcPr>
            <w:tcW w:w="15238" w:type="dxa"/>
            <w:gridSpan w:val="6"/>
            <w:shd w:val="clear" w:color="auto" w:fill="DAEEF3"/>
          </w:tcPr>
          <w:p w14:paraId="74FAA43C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D3 -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stabilité</w:t>
            </w:r>
          </w:p>
        </w:tc>
      </w:tr>
      <w:tr w:rsidR="00DE0DBA" w:rsidRPr="004717A8" w14:paraId="3AB095D5" w14:textId="77777777">
        <w:trPr>
          <w:trHeight w:val="605"/>
        </w:trPr>
        <w:tc>
          <w:tcPr>
            <w:tcW w:w="790" w:type="dxa"/>
            <w:shd w:val="clear" w:color="auto" w:fill="DAEEF3"/>
          </w:tcPr>
          <w:p w14:paraId="73CE10A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4361563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083578E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</w:p>
        </w:tc>
        <w:tc>
          <w:tcPr>
            <w:tcW w:w="10440" w:type="dxa"/>
            <w:shd w:val="clear" w:color="auto" w:fill="DAEEF3"/>
          </w:tcPr>
          <w:p w14:paraId="066B6E7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62788D96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48" w:type="dxa"/>
            <w:shd w:val="clear" w:color="auto" w:fill="DAEEF3"/>
          </w:tcPr>
          <w:p w14:paraId="45DC9799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9D6091" w:rsidRPr="004717A8" w14:paraId="6C43592E" w14:textId="77777777">
        <w:trPr>
          <w:trHeight w:val="334"/>
        </w:trPr>
        <w:tc>
          <w:tcPr>
            <w:tcW w:w="790" w:type="dxa"/>
          </w:tcPr>
          <w:p w14:paraId="2370F0A3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ECC520A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F7425A5" w14:textId="77777777" w:rsidR="009D6091" w:rsidRPr="004717A8" w:rsidRDefault="009D6091" w:rsidP="00565434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40" w:type="dxa"/>
          </w:tcPr>
          <w:p w14:paraId="65D506E0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75BAB5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48" w:type="dxa"/>
          </w:tcPr>
          <w:p w14:paraId="17888AD9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EC13C4F" w14:textId="77777777" w:rsidR="00882AB3" w:rsidRPr="004717A8" w:rsidRDefault="00882AB3">
      <w:pPr>
        <w:rPr>
          <w:rFonts w:ascii="Calibri" w:hAnsi="Calibri" w:cs="Calibri"/>
        </w:rPr>
      </w:pPr>
    </w:p>
    <w:tbl>
      <w:tblPr>
        <w:tblW w:w="15238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0"/>
        <w:gridCol w:w="1260"/>
        <w:gridCol w:w="10440"/>
        <w:gridCol w:w="1080"/>
        <w:gridCol w:w="948"/>
      </w:tblGrid>
      <w:tr w:rsidR="00DE0DBA" w:rsidRPr="004717A8" w14:paraId="03B2E40D" w14:textId="77777777">
        <w:trPr>
          <w:trHeight w:val="372"/>
        </w:trPr>
        <w:tc>
          <w:tcPr>
            <w:tcW w:w="15238" w:type="dxa"/>
            <w:gridSpan w:val="6"/>
            <w:shd w:val="clear" w:color="auto" w:fill="DAEEF3"/>
          </w:tcPr>
          <w:p w14:paraId="0633939F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3 –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Architecture / Sécurité / Administration</w:t>
            </w:r>
          </w:p>
        </w:tc>
      </w:tr>
      <w:tr w:rsidR="00DE0DBA" w:rsidRPr="004717A8" w14:paraId="1C8F550F" w14:textId="77777777">
        <w:trPr>
          <w:trHeight w:val="705"/>
        </w:trPr>
        <w:tc>
          <w:tcPr>
            <w:tcW w:w="790" w:type="dxa"/>
            <w:shd w:val="clear" w:color="auto" w:fill="DAEEF3"/>
          </w:tcPr>
          <w:p w14:paraId="00E37D6D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324F62A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2A87EF38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</w:p>
        </w:tc>
        <w:tc>
          <w:tcPr>
            <w:tcW w:w="10440" w:type="dxa"/>
            <w:shd w:val="clear" w:color="auto" w:fill="DAEEF3"/>
          </w:tcPr>
          <w:p w14:paraId="3BF0FAD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26D3005A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48" w:type="dxa"/>
            <w:shd w:val="clear" w:color="auto" w:fill="DAEEF3"/>
          </w:tcPr>
          <w:p w14:paraId="07C1456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9D6091" w:rsidRPr="004717A8" w14:paraId="512D38E2" w14:textId="77777777">
        <w:trPr>
          <w:trHeight w:val="330"/>
        </w:trPr>
        <w:tc>
          <w:tcPr>
            <w:tcW w:w="790" w:type="dxa"/>
          </w:tcPr>
          <w:p w14:paraId="41BEEA7B" w14:textId="77777777" w:rsidR="009D6091" w:rsidRPr="004717A8" w:rsidRDefault="009D6091" w:rsidP="009D609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43635D7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EBC6C0C" w14:textId="77777777" w:rsidR="009D6091" w:rsidRPr="004717A8" w:rsidRDefault="009D6091" w:rsidP="00565434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40" w:type="dxa"/>
          </w:tcPr>
          <w:p w14:paraId="5D89D443" w14:textId="77777777" w:rsidR="009D6091" w:rsidRPr="004717A8" w:rsidRDefault="009D6091" w:rsidP="00EB473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A0E842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48" w:type="dxa"/>
          </w:tcPr>
          <w:p w14:paraId="36FADE41" w14:textId="77777777" w:rsidR="009D6091" w:rsidRPr="004717A8" w:rsidRDefault="009D609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EEC04B3" w14:textId="77777777" w:rsidR="00882AB3" w:rsidRPr="004717A8" w:rsidRDefault="00882AB3">
      <w:pPr>
        <w:rPr>
          <w:rFonts w:ascii="Calibri" w:hAnsi="Calibri" w:cs="Calibri"/>
        </w:rPr>
      </w:pPr>
    </w:p>
    <w:tbl>
      <w:tblPr>
        <w:tblW w:w="15238" w:type="dxa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720"/>
        <w:gridCol w:w="1260"/>
        <w:gridCol w:w="10440"/>
        <w:gridCol w:w="1080"/>
        <w:gridCol w:w="948"/>
      </w:tblGrid>
      <w:tr w:rsidR="00DE0DBA" w:rsidRPr="004717A8" w14:paraId="117EF280" w14:textId="77777777">
        <w:trPr>
          <w:trHeight w:val="372"/>
        </w:trPr>
        <w:tc>
          <w:tcPr>
            <w:tcW w:w="15238" w:type="dxa"/>
            <w:gridSpan w:val="6"/>
            <w:shd w:val="clear" w:color="auto" w:fill="DAEEF3"/>
          </w:tcPr>
          <w:p w14:paraId="4F7D359F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D3 – Partie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 xml:space="preserve"> techniques</w:t>
            </w:r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 xml:space="preserve"> </w:t>
            </w:r>
            <w:proofErr w:type="spellStart"/>
            <w:r w:rsidRPr="004717A8"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de-DE"/>
              </w:rPr>
              <w:t>spéciales</w:t>
            </w:r>
            <w:proofErr w:type="spellEnd"/>
          </w:p>
        </w:tc>
      </w:tr>
      <w:tr w:rsidR="00DE0DBA" w:rsidRPr="004717A8" w14:paraId="2B2A660B" w14:textId="77777777">
        <w:trPr>
          <w:trHeight w:val="705"/>
        </w:trPr>
        <w:tc>
          <w:tcPr>
            <w:tcW w:w="790" w:type="dxa"/>
            <w:shd w:val="clear" w:color="auto" w:fill="DAEEF3"/>
          </w:tcPr>
          <w:p w14:paraId="4E29D4E4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N° du point</w:t>
            </w:r>
          </w:p>
        </w:tc>
        <w:tc>
          <w:tcPr>
            <w:tcW w:w="720" w:type="dxa"/>
            <w:shd w:val="clear" w:color="auto" w:fill="DAEEF3"/>
          </w:tcPr>
          <w:p w14:paraId="35D9181A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Qui parle</w:t>
            </w:r>
          </w:p>
        </w:tc>
        <w:tc>
          <w:tcPr>
            <w:tcW w:w="1260" w:type="dxa"/>
            <w:shd w:val="clear" w:color="auto" w:fill="DAEEF3"/>
          </w:tcPr>
          <w:p w14:paraId="647E7F26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</w:p>
        </w:tc>
        <w:tc>
          <w:tcPr>
            <w:tcW w:w="10440" w:type="dxa"/>
            <w:shd w:val="clear" w:color="auto" w:fill="DAEEF3"/>
          </w:tcPr>
          <w:p w14:paraId="63E0CF9C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Sujet</w:t>
            </w:r>
          </w:p>
        </w:tc>
        <w:tc>
          <w:tcPr>
            <w:tcW w:w="1080" w:type="dxa"/>
            <w:shd w:val="clear" w:color="auto" w:fill="DAEEF3"/>
          </w:tcPr>
          <w:p w14:paraId="428988B6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qui</w:t>
            </w:r>
          </w:p>
        </w:tc>
        <w:tc>
          <w:tcPr>
            <w:tcW w:w="948" w:type="dxa"/>
            <w:shd w:val="clear" w:color="auto" w:fill="DAEEF3"/>
          </w:tcPr>
          <w:p w14:paraId="314E7D51" w14:textId="77777777" w:rsidR="00DE0DBA" w:rsidRPr="004717A8" w:rsidRDefault="00DE0DBA" w:rsidP="008E58BD">
            <w:pPr>
              <w:jc w:val="center"/>
              <w:rPr>
                <w:rFonts w:ascii="Calibri" w:hAnsi="Calibri" w:cs="Calibri"/>
                <w:i/>
                <w:iCs/>
                <w:u w:val="single"/>
              </w:rPr>
            </w:pPr>
            <w:r w:rsidRPr="004717A8">
              <w:rPr>
                <w:rFonts w:ascii="Calibri" w:hAnsi="Calibri" w:cs="Calibri"/>
                <w:i/>
                <w:iCs/>
                <w:sz w:val="22"/>
                <w:szCs w:val="22"/>
                <w:u w:val="single"/>
              </w:rPr>
              <w:t>Pour quand</w:t>
            </w:r>
          </w:p>
        </w:tc>
      </w:tr>
      <w:tr w:rsidR="00583181" w:rsidRPr="004717A8" w14:paraId="1ECA8638" w14:textId="77777777">
        <w:trPr>
          <w:trHeight w:val="148"/>
        </w:trPr>
        <w:tc>
          <w:tcPr>
            <w:tcW w:w="790" w:type="dxa"/>
          </w:tcPr>
          <w:p w14:paraId="149970C4" w14:textId="77777777" w:rsidR="00583181" w:rsidRPr="004717A8" w:rsidRDefault="0058318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D87CE97" w14:textId="77777777" w:rsidR="00583181" w:rsidRPr="004717A8" w:rsidRDefault="0058318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E0D6A52" w14:textId="77777777" w:rsidR="00583181" w:rsidRPr="004717A8" w:rsidRDefault="00583181" w:rsidP="00565434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440" w:type="dxa"/>
          </w:tcPr>
          <w:p w14:paraId="23B4A21C" w14:textId="77777777" w:rsidR="00583181" w:rsidRPr="004717A8" w:rsidRDefault="00583181" w:rsidP="00565434">
            <w:pPr>
              <w:rPr>
                <w:rFonts w:ascii="Calibri" w:hAnsi="Calibri" w:cs="Calibri"/>
                <w:i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BBC93D" w14:textId="77777777" w:rsidR="00583181" w:rsidRPr="004717A8" w:rsidRDefault="0058318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48" w:type="dxa"/>
          </w:tcPr>
          <w:p w14:paraId="3624046C" w14:textId="77777777" w:rsidR="00583181" w:rsidRPr="004717A8" w:rsidRDefault="00583181" w:rsidP="00565434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5A8BC3CC" w14:textId="77777777" w:rsidR="002A0D25" w:rsidRPr="004717A8" w:rsidRDefault="002A0D25" w:rsidP="00DE0DBA">
      <w:pPr>
        <w:pStyle w:val="Heading2"/>
        <w:jc w:val="left"/>
        <w:rPr>
          <w:rFonts w:ascii="Calibri" w:hAnsi="Calibri" w:cs="Calibri"/>
          <w:sz w:val="22"/>
          <w:szCs w:val="22"/>
        </w:rPr>
      </w:pPr>
    </w:p>
    <w:p w14:paraId="3EE33E74" w14:textId="77777777" w:rsidR="00583181" w:rsidRPr="004717A8" w:rsidRDefault="00583181" w:rsidP="00583181">
      <w:pPr>
        <w:rPr>
          <w:rFonts w:ascii="Calibri" w:hAnsi="Calibri" w:cs="Calibri"/>
        </w:rPr>
      </w:pPr>
    </w:p>
    <w:p w14:paraId="2EDFBDB6" w14:textId="77777777" w:rsidR="00883358" w:rsidRPr="00883358" w:rsidRDefault="00DE0DBA" w:rsidP="00DE0DBA">
      <w:pPr>
        <w:pStyle w:val="Heading2"/>
        <w:jc w:val="left"/>
        <w:rPr>
          <w:rFonts w:ascii="Calibri" w:hAnsi="Calibri" w:cs="Calibri"/>
        </w:rPr>
      </w:pPr>
      <w:r w:rsidRPr="00883358">
        <w:rPr>
          <w:rFonts w:ascii="Calibri" w:hAnsi="Calibri" w:cs="Calibri"/>
        </w:rPr>
        <w:t xml:space="preserve">E. </w:t>
      </w:r>
      <w:r w:rsidR="00883358" w:rsidRPr="00883358">
        <w:rPr>
          <w:rFonts w:ascii="Calibri" w:hAnsi="Calibri" w:cs="Calibri"/>
        </w:rPr>
        <w:t>Annexes</w:t>
      </w:r>
    </w:p>
    <w:p w14:paraId="587DB33A" w14:textId="77777777" w:rsidR="00883358" w:rsidRDefault="00883358" w:rsidP="00DE0DBA">
      <w:pPr>
        <w:pStyle w:val="Heading2"/>
        <w:jc w:val="left"/>
        <w:rPr>
          <w:rFonts w:ascii="Calibri" w:hAnsi="Calibri" w:cs="Calibri"/>
          <w:sz w:val="22"/>
          <w:szCs w:val="22"/>
        </w:rPr>
      </w:pPr>
    </w:p>
    <w:p w14:paraId="6951962E" w14:textId="77777777" w:rsidR="00DE0DBA" w:rsidRPr="00883358" w:rsidRDefault="00883358" w:rsidP="00DE0DBA">
      <w:pPr>
        <w:pStyle w:val="Heading2"/>
        <w:jc w:val="left"/>
        <w:rPr>
          <w:rFonts w:ascii="Calibri" w:hAnsi="Calibri" w:cs="Calibri"/>
        </w:rPr>
      </w:pPr>
      <w:r w:rsidRPr="00883358">
        <w:rPr>
          <w:rFonts w:ascii="Calibri" w:hAnsi="Calibri" w:cs="Calibri"/>
        </w:rPr>
        <w:t xml:space="preserve">F. </w:t>
      </w:r>
      <w:r w:rsidR="00DE0DBA" w:rsidRPr="00883358">
        <w:rPr>
          <w:rFonts w:ascii="Calibri" w:hAnsi="Calibri" w:cs="Calibri"/>
        </w:rPr>
        <w:t>Remarques générales</w:t>
      </w:r>
    </w:p>
    <w:p w14:paraId="79FB41F1" w14:textId="77777777" w:rsidR="00DE0DBA" w:rsidRPr="004717A8" w:rsidRDefault="00DE0DBA" w:rsidP="00DE0DBA">
      <w:pPr>
        <w:jc w:val="left"/>
        <w:rPr>
          <w:rFonts w:ascii="Calibri" w:hAnsi="Calibri" w:cs="Calibri"/>
          <w:sz w:val="22"/>
          <w:szCs w:val="22"/>
        </w:rPr>
      </w:pPr>
      <w:r w:rsidRPr="004717A8">
        <w:rPr>
          <w:rFonts w:ascii="Calibri" w:hAnsi="Calibri" w:cs="Calibri"/>
          <w:sz w:val="22"/>
          <w:szCs w:val="22"/>
        </w:rPr>
        <w:t>Ce rapport fera l’objet d’une approbation en début de prochaine réunion néanmoins toutes les corrections sont possibles dès réception de ce dernier.</w:t>
      </w:r>
    </w:p>
    <w:p w14:paraId="371DB595" w14:textId="77777777" w:rsidR="00DE0DBA" w:rsidRPr="004717A8" w:rsidRDefault="00DE0DBA" w:rsidP="002A0D25">
      <w:pPr>
        <w:ind w:left="11344" w:firstLine="709"/>
        <w:rPr>
          <w:rFonts w:ascii="Calibri" w:hAnsi="Calibri" w:cs="Calibri"/>
          <w:i/>
          <w:iCs/>
        </w:rPr>
      </w:pPr>
      <w:r w:rsidRPr="004717A8">
        <w:rPr>
          <w:rFonts w:ascii="Calibri" w:hAnsi="Calibri" w:cs="Calibri"/>
          <w:i/>
          <w:iCs/>
        </w:rPr>
        <w:t xml:space="preserve">Fin de ce rapport. </w:t>
      </w:r>
    </w:p>
    <w:p w14:paraId="09CBF8DD" w14:textId="77777777" w:rsidR="000C6986" w:rsidRPr="004717A8" w:rsidRDefault="000C6986" w:rsidP="00DE0DBA">
      <w:pPr>
        <w:rPr>
          <w:rFonts w:ascii="Calibri" w:hAnsi="Calibri" w:cs="Calibri"/>
        </w:rPr>
      </w:pPr>
    </w:p>
    <w:sectPr w:rsidR="000C6986" w:rsidRPr="004717A8" w:rsidSect="00303E0A">
      <w:footerReference w:type="default" r:id="rId13"/>
      <w:pgSz w:w="16838" w:h="11906" w:orient="landscape" w:code="9"/>
      <w:pgMar w:top="113" w:right="851" w:bottom="57" w:left="851" w:header="397" w:footer="284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825D1" w14:textId="77777777" w:rsidR="00B777CC" w:rsidRDefault="00B777CC">
      <w:r>
        <w:separator/>
      </w:r>
    </w:p>
  </w:endnote>
  <w:endnote w:type="continuationSeparator" w:id="0">
    <w:p w14:paraId="578C3613" w14:textId="77777777" w:rsidR="00B777CC" w:rsidRDefault="00B777CC">
      <w:r>
        <w:continuationSeparator/>
      </w:r>
    </w:p>
  </w:endnote>
  <w:endnote w:type="continuationNotice" w:id="1">
    <w:p w14:paraId="539E6842" w14:textId="77777777" w:rsidR="00B777CC" w:rsidRDefault="00B777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029F" w14:textId="77777777" w:rsidR="00B317BA" w:rsidRPr="00B722BD" w:rsidRDefault="00B317BA" w:rsidP="00303E0A">
    <w:pPr>
      <w:pStyle w:val="Footer"/>
      <w:rPr>
        <w:rFonts w:ascii="Calibri" w:hAnsi="Calibri" w:cs="Calibri"/>
        <w:i/>
        <w:iCs/>
        <w:sz w:val="20"/>
        <w:szCs w:val="20"/>
      </w:rPr>
    </w:pP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</w:r>
    <w:r w:rsidRPr="00B722BD">
      <w:rPr>
        <w:rFonts w:ascii="Calibri" w:hAnsi="Calibri" w:cs="Calibri"/>
        <w:sz w:val="20"/>
        <w:szCs w:val="20"/>
      </w:rPr>
      <w:tab/>
      <w:t xml:space="preserve">Page </w: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begin"/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instrText xml:space="preserve"> PAGE </w:instrTex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separate"/>
    </w:r>
    <w:r w:rsidR="0074559D">
      <w:rPr>
        <w:rStyle w:val="PageNumber"/>
        <w:rFonts w:ascii="Calibri" w:hAnsi="Calibri" w:cs="Calibri"/>
        <w:i/>
        <w:iCs/>
        <w:noProof/>
        <w:sz w:val="20"/>
        <w:szCs w:val="20"/>
      </w:rPr>
      <w:t>2</w: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end"/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t xml:space="preserve"> sur </w: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begin"/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instrText xml:space="preserve"> NUMPAGES </w:instrTex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separate"/>
    </w:r>
    <w:r w:rsidR="0074559D">
      <w:rPr>
        <w:rStyle w:val="PageNumber"/>
        <w:rFonts w:ascii="Calibri" w:hAnsi="Calibri" w:cs="Calibri"/>
        <w:i/>
        <w:iCs/>
        <w:noProof/>
        <w:sz w:val="20"/>
        <w:szCs w:val="20"/>
      </w:rPr>
      <w:t>4</w:t>
    </w:r>
    <w:r w:rsidRPr="00B722BD">
      <w:rPr>
        <w:rStyle w:val="PageNumber"/>
        <w:rFonts w:ascii="Calibri" w:hAnsi="Calibri" w:cs="Calibri"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8815" w14:textId="77777777" w:rsidR="00B777CC" w:rsidRDefault="00B777CC">
      <w:r>
        <w:separator/>
      </w:r>
    </w:p>
  </w:footnote>
  <w:footnote w:type="continuationSeparator" w:id="0">
    <w:p w14:paraId="1B6430EA" w14:textId="77777777" w:rsidR="00B777CC" w:rsidRDefault="00B777CC">
      <w:r>
        <w:continuationSeparator/>
      </w:r>
    </w:p>
  </w:footnote>
  <w:footnote w:type="continuationNotice" w:id="1">
    <w:p w14:paraId="5BE4C821" w14:textId="77777777" w:rsidR="00B777CC" w:rsidRDefault="00B777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737"/>
    <w:multiLevelType w:val="hybridMultilevel"/>
    <w:tmpl w:val="E6D4E73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339E8"/>
    <w:multiLevelType w:val="hybridMultilevel"/>
    <w:tmpl w:val="C45A567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D60F2"/>
    <w:multiLevelType w:val="hybridMultilevel"/>
    <w:tmpl w:val="16BC897C"/>
    <w:lvl w:ilvl="0" w:tplc="ED92860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531C94"/>
    <w:multiLevelType w:val="hybridMultilevel"/>
    <w:tmpl w:val="3120F0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477F"/>
    <w:multiLevelType w:val="hybridMultilevel"/>
    <w:tmpl w:val="4FB685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64800"/>
    <w:multiLevelType w:val="hybridMultilevel"/>
    <w:tmpl w:val="CFFC7D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6050E"/>
    <w:multiLevelType w:val="hybridMultilevel"/>
    <w:tmpl w:val="BCC8EA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841CB"/>
    <w:multiLevelType w:val="hybridMultilevel"/>
    <w:tmpl w:val="99C6B28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DD48BE"/>
    <w:multiLevelType w:val="hybridMultilevel"/>
    <w:tmpl w:val="B1C8D1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10C8B"/>
    <w:multiLevelType w:val="hybridMultilevel"/>
    <w:tmpl w:val="731C6230"/>
    <w:lvl w:ilvl="0" w:tplc="46906BC8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3B935A4"/>
    <w:multiLevelType w:val="hybridMultilevel"/>
    <w:tmpl w:val="4AA4CF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65CB5"/>
    <w:multiLevelType w:val="hybridMultilevel"/>
    <w:tmpl w:val="A17A4C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0510E"/>
    <w:multiLevelType w:val="hybridMultilevel"/>
    <w:tmpl w:val="9D36A7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163E62"/>
    <w:multiLevelType w:val="hybridMultilevel"/>
    <w:tmpl w:val="2DC0962A"/>
    <w:lvl w:ilvl="0" w:tplc="21C60D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E61E4"/>
    <w:multiLevelType w:val="hybridMultilevel"/>
    <w:tmpl w:val="E092F15E"/>
    <w:lvl w:ilvl="0" w:tplc="4E2EA6B4">
      <w:start w:val="38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b w:val="0"/>
        <w:bCs w:val="0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580AE4"/>
    <w:multiLevelType w:val="hybridMultilevel"/>
    <w:tmpl w:val="0A966E5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>
      <w:start w:val="1"/>
      <w:numFmt w:val="lowerLetter"/>
      <w:lvlText w:val="%2."/>
      <w:lvlJc w:val="left"/>
      <w:pPr>
        <w:ind w:left="1485" w:hanging="360"/>
      </w:pPr>
    </w:lvl>
    <w:lvl w:ilvl="2" w:tplc="040C001B">
      <w:start w:val="1"/>
      <w:numFmt w:val="lowerRoman"/>
      <w:lvlText w:val="%3."/>
      <w:lvlJc w:val="right"/>
      <w:pPr>
        <w:ind w:left="2205" w:hanging="180"/>
      </w:pPr>
    </w:lvl>
    <w:lvl w:ilvl="3" w:tplc="040C000F">
      <w:start w:val="1"/>
      <w:numFmt w:val="decimal"/>
      <w:lvlText w:val="%4."/>
      <w:lvlJc w:val="left"/>
      <w:pPr>
        <w:ind w:left="2925" w:hanging="360"/>
      </w:pPr>
    </w:lvl>
    <w:lvl w:ilvl="4" w:tplc="040C0019">
      <w:start w:val="1"/>
      <w:numFmt w:val="lowerLetter"/>
      <w:lvlText w:val="%5."/>
      <w:lvlJc w:val="left"/>
      <w:pPr>
        <w:ind w:left="3645" w:hanging="360"/>
      </w:pPr>
    </w:lvl>
    <w:lvl w:ilvl="5" w:tplc="040C001B">
      <w:start w:val="1"/>
      <w:numFmt w:val="lowerRoman"/>
      <w:lvlText w:val="%6."/>
      <w:lvlJc w:val="right"/>
      <w:pPr>
        <w:ind w:left="4365" w:hanging="180"/>
      </w:pPr>
    </w:lvl>
    <w:lvl w:ilvl="6" w:tplc="040C000F">
      <w:start w:val="1"/>
      <w:numFmt w:val="decimal"/>
      <w:lvlText w:val="%7."/>
      <w:lvlJc w:val="left"/>
      <w:pPr>
        <w:ind w:left="5085" w:hanging="360"/>
      </w:pPr>
    </w:lvl>
    <w:lvl w:ilvl="7" w:tplc="040C0019">
      <w:start w:val="1"/>
      <w:numFmt w:val="lowerLetter"/>
      <w:lvlText w:val="%8."/>
      <w:lvlJc w:val="left"/>
      <w:pPr>
        <w:ind w:left="5805" w:hanging="360"/>
      </w:pPr>
    </w:lvl>
    <w:lvl w:ilvl="8" w:tplc="040C001B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63A87DAB"/>
    <w:multiLevelType w:val="hybridMultilevel"/>
    <w:tmpl w:val="D756A7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93857"/>
    <w:multiLevelType w:val="hybridMultilevel"/>
    <w:tmpl w:val="B9661D7A"/>
    <w:lvl w:ilvl="0" w:tplc="EA94E788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5657181">
    <w:abstractNumId w:val="17"/>
  </w:num>
  <w:num w:numId="2" w16cid:durableId="1906138934">
    <w:abstractNumId w:val="2"/>
  </w:num>
  <w:num w:numId="3" w16cid:durableId="1839881235">
    <w:abstractNumId w:val="5"/>
  </w:num>
  <w:num w:numId="4" w16cid:durableId="34085830">
    <w:abstractNumId w:val="4"/>
  </w:num>
  <w:num w:numId="5" w16cid:durableId="1101148352">
    <w:abstractNumId w:val="11"/>
  </w:num>
  <w:num w:numId="6" w16cid:durableId="2135781889">
    <w:abstractNumId w:val="15"/>
  </w:num>
  <w:num w:numId="7" w16cid:durableId="1436751611">
    <w:abstractNumId w:val="16"/>
  </w:num>
  <w:num w:numId="8" w16cid:durableId="1246455274">
    <w:abstractNumId w:val="6"/>
  </w:num>
  <w:num w:numId="9" w16cid:durableId="82729553">
    <w:abstractNumId w:val="12"/>
  </w:num>
  <w:num w:numId="10" w16cid:durableId="400913543">
    <w:abstractNumId w:val="8"/>
  </w:num>
  <w:num w:numId="11" w16cid:durableId="822234829">
    <w:abstractNumId w:val="10"/>
  </w:num>
  <w:num w:numId="12" w16cid:durableId="1356536283">
    <w:abstractNumId w:val="3"/>
  </w:num>
  <w:num w:numId="13" w16cid:durableId="268436853">
    <w:abstractNumId w:val="9"/>
  </w:num>
  <w:num w:numId="14" w16cid:durableId="279726411">
    <w:abstractNumId w:val="7"/>
  </w:num>
  <w:num w:numId="15" w16cid:durableId="353919527">
    <w:abstractNumId w:val="14"/>
  </w:num>
  <w:num w:numId="16" w16cid:durableId="1038161214">
    <w:abstractNumId w:val="1"/>
  </w:num>
  <w:num w:numId="17" w16cid:durableId="669526057">
    <w:abstractNumId w:val="0"/>
  </w:num>
  <w:num w:numId="18" w16cid:durableId="1997108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9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13D"/>
    <w:rsid w:val="0000025F"/>
    <w:rsid w:val="00000CE8"/>
    <w:rsid w:val="000011AE"/>
    <w:rsid w:val="00001CC8"/>
    <w:rsid w:val="00002823"/>
    <w:rsid w:val="000029D5"/>
    <w:rsid w:val="000040F3"/>
    <w:rsid w:val="00004F69"/>
    <w:rsid w:val="000050BA"/>
    <w:rsid w:val="000051D6"/>
    <w:rsid w:val="00007D7C"/>
    <w:rsid w:val="00010476"/>
    <w:rsid w:val="00012088"/>
    <w:rsid w:val="000128B3"/>
    <w:rsid w:val="00012E76"/>
    <w:rsid w:val="000138FD"/>
    <w:rsid w:val="00013E75"/>
    <w:rsid w:val="00015F02"/>
    <w:rsid w:val="000165D9"/>
    <w:rsid w:val="000169AB"/>
    <w:rsid w:val="000179E6"/>
    <w:rsid w:val="00021D78"/>
    <w:rsid w:val="000220A7"/>
    <w:rsid w:val="00023EF9"/>
    <w:rsid w:val="00025D5A"/>
    <w:rsid w:val="000261CD"/>
    <w:rsid w:val="0002646B"/>
    <w:rsid w:val="00027347"/>
    <w:rsid w:val="00030DD4"/>
    <w:rsid w:val="00033B17"/>
    <w:rsid w:val="00034542"/>
    <w:rsid w:val="00034A88"/>
    <w:rsid w:val="000362F0"/>
    <w:rsid w:val="00036483"/>
    <w:rsid w:val="0004006D"/>
    <w:rsid w:val="000410A8"/>
    <w:rsid w:val="00043070"/>
    <w:rsid w:val="00044CCD"/>
    <w:rsid w:val="000454CA"/>
    <w:rsid w:val="00046322"/>
    <w:rsid w:val="00046F00"/>
    <w:rsid w:val="000517F5"/>
    <w:rsid w:val="00053A6B"/>
    <w:rsid w:val="00054113"/>
    <w:rsid w:val="0005512E"/>
    <w:rsid w:val="00055817"/>
    <w:rsid w:val="000570D7"/>
    <w:rsid w:val="00061011"/>
    <w:rsid w:val="00062820"/>
    <w:rsid w:val="00062E40"/>
    <w:rsid w:val="000636EC"/>
    <w:rsid w:val="000642A9"/>
    <w:rsid w:val="00064B29"/>
    <w:rsid w:val="0006710D"/>
    <w:rsid w:val="00070A44"/>
    <w:rsid w:val="000711D7"/>
    <w:rsid w:val="00072888"/>
    <w:rsid w:val="00072A7A"/>
    <w:rsid w:val="00072E46"/>
    <w:rsid w:val="000737A3"/>
    <w:rsid w:val="000762B6"/>
    <w:rsid w:val="000762FB"/>
    <w:rsid w:val="00076E84"/>
    <w:rsid w:val="00077AC0"/>
    <w:rsid w:val="000830A9"/>
    <w:rsid w:val="000831B9"/>
    <w:rsid w:val="00084F21"/>
    <w:rsid w:val="00085DDC"/>
    <w:rsid w:val="00087830"/>
    <w:rsid w:val="00087DE5"/>
    <w:rsid w:val="00090E25"/>
    <w:rsid w:val="000912D3"/>
    <w:rsid w:val="00091F4C"/>
    <w:rsid w:val="000934FF"/>
    <w:rsid w:val="00093918"/>
    <w:rsid w:val="0009429A"/>
    <w:rsid w:val="0009530E"/>
    <w:rsid w:val="00095A57"/>
    <w:rsid w:val="00096062"/>
    <w:rsid w:val="000963CF"/>
    <w:rsid w:val="00097CBB"/>
    <w:rsid w:val="000A1774"/>
    <w:rsid w:val="000A181E"/>
    <w:rsid w:val="000A2336"/>
    <w:rsid w:val="000A796D"/>
    <w:rsid w:val="000A79C7"/>
    <w:rsid w:val="000A7A48"/>
    <w:rsid w:val="000B1A04"/>
    <w:rsid w:val="000B2E2A"/>
    <w:rsid w:val="000B4957"/>
    <w:rsid w:val="000B4F5D"/>
    <w:rsid w:val="000B6E7A"/>
    <w:rsid w:val="000B72FF"/>
    <w:rsid w:val="000C017A"/>
    <w:rsid w:val="000C2533"/>
    <w:rsid w:val="000C28D1"/>
    <w:rsid w:val="000C2DB4"/>
    <w:rsid w:val="000C387D"/>
    <w:rsid w:val="000C3B89"/>
    <w:rsid w:val="000C3BD1"/>
    <w:rsid w:val="000C5EB0"/>
    <w:rsid w:val="000C678E"/>
    <w:rsid w:val="000C6986"/>
    <w:rsid w:val="000C7513"/>
    <w:rsid w:val="000D01E3"/>
    <w:rsid w:val="000D08B0"/>
    <w:rsid w:val="000D15DB"/>
    <w:rsid w:val="000D1A87"/>
    <w:rsid w:val="000D1B60"/>
    <w:rsid w:val="000D2F70"/>
    <w:rsid w:val="000D3204"/>
    <w:rsid w:val="000D3650"/>
    <w:rsid w:val="000D43C7"/>
    <w:rsid w:val="000D4CE5"/>
    <w:rsid w:val="000D5C42"/>
    <w:rsid w:val="000E1BD2"/>
    <w:rsid w:val="000E5631"/>
    <w:rsid w:val="000E58D8"/>
    <w:rsid w:val="000E64D3"/>
    <w:rsid w:val="000E7922"/>
    <w:rsid w:val="000F27DA"/>
    <w:rsid w:val="000F5288"/>
    <w:rsid w:val="000F542F"/>
    <w:rsid w:val="000F546F"/>
    <w:rsid w:val="000F66B5"/>
    <w:rsid w:val="000F6EA0"/>
    <w:rsid w:val="000F7100"/>
    <w:rsid w:val="0010001D"/>
    <w:rsid w:val="001009F6"/>
    <w:rsid w:val="0010105F"/>
    <w:rsid w:val="00101FA4"/>
    <w:rsid w:val="00102763"/>
    <w:rsid w:val="0010280A"/>
    <w:rsid w:val="001032DD"/>
    <w:rsid w:val="00104044"/>
    <w:rsid w:val="00104C8B"/>
    <w:rsid w:val="00104D58"/>
    <w:rsid w:val="001058F6"/>
    <w:rsid w:val="00106165"/>
    <w:rsid w:val="00107912"/>
    <w:rsid w:val="0011251B"/>
    <w:rsid w:val="00113354"/>
    <w:rsid w:val="00113694"/>
    <w:rsid w:val="001146BC"/>
    <w:rsid w:val="0011568B"/>
    <w:rsid w:val="00115997"/>
    <w:rsid w:val="00117122"/>
    <w:rsid w:val="0011747B"/>
    <w:rsid w:val="00117B8B"/>
    <w:rsid w:val="00117F44"/>
    <w:rsid w:val="00120927"/>
    <w:rsid w:val="0012282C"/>
    <w:rsid w:val="00123CE4"/>
    <w:rsid w:val="00124DCC"/>
    <w:rsid w:val="00127A38"/>
    <w:rsid w:val="00132D1E"/>
    <w:rsid w:val="001339A0"/>
    <w:rsid w:val="00135633"/>
    <w:rsid w:val="00135CC6"/>
    <w:rsid w:val="00136C2C"/>
    <w:rsid w:val="001370C9"/>
    <w:rsid w:val="00141834"/>
    <w:rsid w:val="001422FD"/>
    <w:rsid w:val="00144D2F"/>
    <w:rsid w:val="0014539A"/>
    <w:rsid w:val="00145607"/>
    <w:rsid w:val="00145825"/>
    <w:rsid w:val="001469A2"/>
    <w:rsid w:val="00146C59"/>
    <w:rsid w:val="0014781A"/>
    <w:rsid w:val="001479D0"/>
    <w:rsid w:val="00147D40"/>
    <w:rsid w:val="001510CB"/>
    <w:rsid w:val="001546E1"/>
    <w:rsid w:val="00154FC6"/>
    <w:rsid w:val="00162797"/>
    <w:rsid w:val="00163478"/>
    <w:rsid w:val="00163F2B"/>
    <w:rsid w:val="00164010"/>
    <w:rsid w:val="0016454C"/>
    <w:rsid w:val="00164707"/>
    <w:rsid w:val="00164B7F"/>
    <w:rsid w:val="0016541D"/>
    <w:rsid w:val="00165E1F"/>
    <w:rsid w:val="0017027A"/>
    <w:rsid w:val="00171D6E"/>
    <w:rsid w:val="00172E55"/>
    <w:rsid w:val="0017351A"/>
    <w:rsid w:val="001745FA"/>
    <w:rsid w:val="00175185"/>
    <w:rsid w:val="0017589D"/>
    <w:rsid w:val="00177EF5"/>
    <w:rsid w:val="001819DC"/>
    <w:rsid w:val="00181E5B"/>
    <w:rsid w:val="00182484"/>
    <w:rsid w:val="00184E43"/>
    <w:rsid w:val="00185A3A"/>
    <w:rsid w:val="00185C42"/>
    <w:rsid w:val="00187AC0"/>
    <w:rsid w:val="00187DAF"/>
    <w:rsid w:val="00190214"/>
    <w:rsid w:val="00190B76"/>
    <w:rsid w:val="00191298"/>
    <w:rsid w:val="0019240D"/>
    <w:rsid w:val="00193DD4"/>
    <w:rsid w:val="001954EF"/>
    <w:rsid w:val="00195C29"/>
    <w:rsid w:val="001974DF"/>
    <w:rsid w:val="001A2CA1"/>
    <w:rsid w:val="001A3431"/>
    <w:rsid w:val="001A3726"/>
    <w:rsid w:val="001A4A43"/>
    <w:rsid w:val="001A5648"/>
    <w:rsid w:val="001B0171"/>
    <w:rsid w:val="001B0232"/>
    <w:rsid w:val="001B0240"/>
    <w:rsid w:val="001B04DE"/>
    <w:rsid w:val="001B14FE"/>
    <w:rsid w:val="001B1D22"/>
    <w:rsid w:val="001B1E05"/>
    <w:rsid w:val="001B2939"/>
    <w:rsid w:val="001B30CC"/>
    <w:rsid w:val="001B4080"/>
    <w:rsid w:val="001B43B3"/>
    <w:rsid w:val="001B50E0"/>
    <w:rsid w:val="001B5493"/>
    <w:rsid w:val="001B7173"/>
    <w:rsid w:val="001B73C0"/>
    <w:rsid w:val="001C0300"/>
    <w:rsid w:val="001C0A3B"/>
    <w:rsid w:val="001C0C11"/>
    <w:rsid w:val="001C1ED7"/>
    <w:rsid w:val="001C1F04"/>
    <w:rsid w:val="001C3071"/>
    <w:rsid w:val="001C4C33"/>
    <w:rsid w:val="001C52FA"/>
    <w:rsid w:val="001C6319"/>
    <w:rsid w:val="001C67A4"/>
    <w:rsid w:val="001C69FB"/>
    <w:rsid w:val="001C6ECF"/>
    <w:rsid w:val="001C7550"/>
    <w:rsid w:val="001C7943"/>
    <w:rsid w:val="001D1997"/>
    <w:rsid w:val="001D1D6F"/>
    <w:rsid w:val="001D22AA"/>
    <w:rsid w:val="001D27FF"/>
    <w:rsid w:val="001D6A35"/>
    <w:rsid w:val="001D7C24"/>
    <w:rsid w:val="001E0C4D"/>
    <w:rsid w:val="001E0D05"/>
    <w:rsid w:val="001E1143"/>
    <w:rsid w:val="001E15C8"/>
    <w:rsid w:val="001E39ED"/>
    <w:rsid w:val="001E6044"/>
    <w:rsid w:val="001E6E6D"/>
    <w:rsid w:val="001E74CE"/>
    <w:rsid w:val="001F1CD9"/>
    <w:rsid w:val="001F2C18"/>
    <w:rsid w:val="001F2D06"/>
    <w:rsid w:val="001F312B"/>
    <w:rsid w:val="001F314D"/>
    <w:rsid w:val="001F570B"/>
    <w:rsid w:val="001F5F5C"/>
    <w:rsid w:val="001F6E0A"/>
    <w:rsid w:val="001F6F6C"/>
    <w:rsid w:val="00200690"/>
    <w:rsid w:val="0020122D"/>
    <w:rsid w:val="0020168B"/>
    <w:rsid w:val="00202848"/>
    <w:rsid w:val="00203C59"/>
    <w:rsid w:val="0020573F"/>
    <w:rsid w:val="00205B47"/>
    <w:rsid w:val="0020655F"/>
    <w:rsid w:val="002107BB"/>
    <w:rsid w:val="00211792"/>
    <w:rsid w:val="002122EC"/>
    <w:rsid w:val="002130DE"/>
    <w:rsid w:val="00213D31"/>
    <w:rsid w:val="00214470"/>
    <w:rsid w:val="00214EFE"/>
    <w:rsid w:val="002159B6"/>
    <w:rsid w:val="00216C3D"/>
    <w:rsid w:val="00216F47"/>
    <w:rsid w:val="002209A3"/>
    <w:rsid w:val="00220A85"/>
    <w:rsid w:val="00221761"/>
    <w:rsid w:val="002224FF"/>
    <w:rsid w:val="0022290A"/>
    <w:rsid w:val="00222E72"/>
    <w:rsid w:val="0022305B"/>
    <w:rsid w:val="0022411E"/>
    <w:rsid w:val="00224494"/>
    <w:rsid w:val="00225902"/>
    <w:rsid w:val="00225D3D"/>
    <w:rsid w:val="00226ADA"/>
    <w:rsid w:val="00227426"/>
    <w:rsid w:val="00231416"/>
    <w:rsid w:val="00231C96"/>
    <w:rsid w:val="00232BD5"/>
    <w:rsid w:val="00234437"/>
    <w:rsid w:val="00234808"/>
    <w:rsid w:val="002352CA"/>
    <w:rsid w:val="00235606"/>
    <w:rsid w:val="00236A06"/>
    <w:rsid w:val="00236B0C"/>
    <w:rsid w:val="002400C3"/>
    <w:rsid w:val="0024053B"/>
    <w:rsid w:val="0024362C"/>
    <w:rsid w:val="0024392C"/>
    <w:rsid w:val="002439D4"/>
    <w:rsid w:val="00244D73"/>
    <w:rsid w:val="00244F2D"/>
    <w:rsid w:val="00245177"/>
    <w:rsid w:val="00245596"/>
    <w:rsid w:val="00246242"/>
    <w:rsid w:val="00246424"/>
    <w:rsid w:val="00246AB1"/>
    <w:rsid w:val="002514F7"/>
    <w:rsid w:val="00252470"/>
    <w:rsid w:val="00253BD0"/>
    <w:rsid w:val="00253D4B"/>
    <w:rsid w:val="00253DBC"/>
    <w:rsid w:val="00255AA3"/>
    <w:rsid w:val="00256B33"/>
    <w:rsid w:val="0025754B"/>
    <w:rsid w:val="002608B6"/>
    <w:rsid w:val="00260FD0"/>
    <w:rsid w:val="002626D3"/>
    <w:rsid w:val="00263C59"/>
    <w:rsid w:val="00263F9A"/>
    <w:rsid w:val="00264397"/>
    <w:rsid w:val="002644D6"/>
    <w:rsid w:val="002646E1"/>
    <w:rsid w:val="002647FF"/>
    <w:rsid w:val="002648D9"/>
    <w:rsid w:val="00265236"/>
    <w:rsid w:val="002656CD"/>
    <w:rsid w:val="00265DEB"/>
    <w:rsid w:val="0026609A"/>
    <w:rsid w:val="002715BA"/>
    <w:rsid w:val="002715C5"/>
    <w:rsid w:val="00271D1D"/>
    <w:rsid w:val="002730DD"/>
    <w:rsid w:val="0027400B"/>
    <w:rsid w:val="00275370"/>
    <w:rsid w:val="00276C79"/>
    <w:rsid w:val="002773E1"/>
    <w:rsid w:val="00280C4D"/>
    <w:rsid w:val="00280E81"/>
    <w:rsid w:val="0028164D"/>
    <w:rsid w:val="00284CF7"/>
    <w:rsid w:val="00285190"/>
    <w:rsid w:val="002857AB"/>
    <w:rsid w:val="002857ED"/>
    <w:rsid w:val="00285D55"/>
    <w:rsid w:val="00285F13"/>
    <w:rsid w:val="0028600C"/>
    <w:rsid w:val="00290A78"/>
    <w:rsid w:val="00290ED8"/>
    <w:rsid w:val="00290EE7"/>
    <w:rsid w:val="00292DCF"/>
    <w:rsid w:val="0029427B"/>
    <w:rsid w:val="002949FF"/>
    <w:rsid w:val="00295E74"/>
    <w:rsid w:val="002972E3"/>
    <w:rsid w:val="00297C08"/>
    <w:rsid w:val="002A07C6"/>
    <w:rsid w:val="002A0D25"/>
    <w:rsid w:val="002A1E34"/>
    <w:rsid w:val="002A2211"/>
    <w:rsid w:val="002A2244"/>
    <w:rsid w:val="002A257F"/>
    <w:rsid w:val="002A2CF6"/>
    <w:rsid w:val="002A2D85"/>
    <w:rsid w:val="002A4DD1"/>
    <w:rsid w:val="002A6FFF"/>
    <w:rsid w:val="002B1364"/>
    <w:rsid w:val="002B15DD"/>
    <w:rsid w:val="002B174F"/>
    <w:rsid w:val="002B306B"/>
    <w:rsid w:val="002B3B87"/>
    <w:rsid w:val="002B443F"/>
    <w:rsid w:val="002B4682"/>
    <w:rsid w:val="002B46FA"/>
    <w:rsid w:val="002B4A61"/>
    <w:rsid w:val="002B72E3"/>
    <w:rsid w:val="002B7385"/>
    <w:rsid w:val="002B7923"/>
    <w:rsid w:val="002B796B"/>
    <w:rsid w:val="002C12ED"/>
    <w:rsid w:val="002C1F99"/>
    <w:rsid w:val="002C2C6F"/>
    <w:rsid w:val="002C34EC"/>
    <w:rsid w:val="002C43E5"/>
    <w:rsid w:val="002C659E"/>
    <w:rsid w:val="002C69C9"/>
    <w:rsid w:val="002D0A54"/>
    <w:rsid w:val="002D109F"/>
    <w:rsid w:val="002D1106"/>
    <w:rsid w:val="002D1B1A"/>
    <w:rsid w:val="002D2D2E"/>
    <w:rsid w:val="002D3B02"/>
    <w:rsid w:val="002D6F16"/>
    <w:rsid w:val="002D76EE"/>
    <w:rsid w:val="002E0445"/>
    <w:rsid w:val="002E26FB"/>
    <w:rsid w:val="002E2875"/>
    <w:rsid w:val="002E31D0"/>
    <w:rsid w:val="002E43A1"/>
    <w:rsid w:val="002E4E5B"/>
    <w:rsid w:val="002E6AAB"/>
    <w:rsid w:val="002E7AA3"/>
    <w:rsid w:val="002F3AC4"/>
    <w:rsid w:val="002F3FDA"/>
    <w:rsid w:val="002F466F"/>
    <w:rsid w:val="002F5CB3"/>
    <w:rsid w:val="002F5D93"/>
    <w:rsid w:val="002F6341"/>
    <w:rsid w:val="002F65B4"/>
    <w:rsid w:val="002F6D21"/>
    <w:rsid w:val="00302771"/>
    <w:rsid w:val="00302B77"/>
    <w:rsid w:val="00303E0A"/>
    <w:rsid w:val="00307BD7"/>
    <w:rsid w:val="003100ED"/>
    <w:rsid w:val="00310CD0"/>
    <w:rsid w:val="003113F1"/>
    <w:rsid w:val="003118BB"/>
    <w:rsid w:val="00311BA6"/>
    <w:rsid w:val="0031251B"/>
    <w:rsid w:val="00313212"/>
    <w:rsid w:val="00313EC0"/>
    <w:rsid w:val="00314CAD"/>
    <w:rsid w:val="00314D12"/>
    <w:rsid w:val="0031566B"/>
    <w:rsid w:val="00315DFA"/>
    <w:rsid w:val="00315FC7"/>
    <w:rsid w:val="00316591"/>
    <w:rsid w:val="00317C6D"/>
    <w:rsid w:val="00320259"/>
    <w:rsid w:val="00320CFD"/>
    <w:rsid w:val="0032127D"/>
    <w:rsid w:val="00321F15"/>
    <w:rsid w:val="00322093"/>
    <w:rsid w:val="003230A5"/>
    <w:rsid w:val="00323CB6"/>
    <w:rsid w:val="00323CC3"/>
    <w:rsid w:val="0032472D"/>
    <w:rsid w:val="00324B98"/>
    <w:rsid w:val="0032545A"/>
    <w:rsid w:val="0032651F"/>
    <w:rsid w:val="00326CE1"/>
    <w:rsid w:val="00331727"/>
    <w:rsid w:val="00334330"/>
    <w:rsid w:val="003343DE"/>
    <w:rsid w:val="0033452B"/>
    <w:rsid w:val="00336419"/>
    <w:rsid w:val="0033798A"/>
    <w:rsid w:val="00340025"/>
    <w:rsid w:val="00341691"/>
    <w:rsid w:val="00341D9B"/>
    <w:rsid w:val="003434F5"/>
    <w:rsid w:val="00345EAD"/>
    <w:rsid w:val="00346559"/>
    <w:rsid w:val="00350689"/>
    <w:rsid w:val="00350821"/>
    <w:rsid w:val="00352312"/>
    <w:rsid w:val="00352A92"/>
    <w:rsid w:val="00353A49"/>
    <w:rsid w:val="00353D00"/>
    <w:rsid w:val="0035437C"/>
    <w:rsid w:val="0035465D"/>
    <w:rsid w:val="0035495A"/>
    <w:rsid w:val="00355819"/>
    <w:rsid w:val="00355AA1"/>
    <w:rsid w:val="0035793E"/>
    <w:rsid w:val="00361DDE"/>
    <w:rsid w:val="00361F8B"/>
    <w:rsid w:val="00362BA3"/>
    <w:rsid w:val="00362FDD"/>
    <w:rsid w:val="00363A59"/>
    <w:rsid w:val="00364BAF"/>
    <w:rsid w:val="00365657"/>
    <w:rsid w:val="0036595A"/>
    <w:rsid w:val="00365AD2"/>
    <w:rsid w:val="0036662A"/>
    <w:rsid w:val="00367C38"/>
    <w:rsid w:val="00371374"/>
    <w:rsid w:val="0037345B"/>
    <w:rsid w:val="00374DFD"/>
    <w:rsid w:val="00375C26"/>
    <w:rsid w:val="0037645A"/>
    <w:rsid w:val="00377B3A"/>
    <w:rsid w:val="00377C4C"/>
    <w:rsid w:val="00377C6B"/>
    <w:rsid w:val="0038052B"/>
    <w:rsid w:val="00380911"/>
    <w:rsid w:val="00380FB1"/>
    <w:rsid w:val="00381767"/>
    <w:rsid w:val="00382915"/>
    <w:rsid w:val="003840B5"/>
    <w:rsid w:val="00385CBE"/>
    <w:rsid w:val="00385FB4"/>
    <w:rsid w:val="0038629F"/>
    <w:rsid w:val="00386458"/>
    <w:rsid w:val="0038693B"/>
    <w:rsid w:val="00386958"/>
    <w:rsid w:val="003871FD"/>
    <w:rsid w:val="00387273"/>
    <w:rsid w:val="00390882"/>
    <w:rsid w:val="003910B2"/>
    <w:rsid w:val="00393236"/>
    <w:rsid w:val="0039397C"/>
    <w:rsid w:val="003947BB"/>
    <w:rsid w:val="00395F22"/>
    <w:rsid w:val="003A03F3"/>
    <w:rsid w:val="003A05F7"/>
    <w:rsid w:val="003A065B"/>
    <w:rsid w:val="003A41DA"/>
    <w:rsid w:val="003A5806"/>
    <w:rsid w:val="003A6F6A"/>
    <w:rsid w:val="003A6F92"/>
    <w:rsid w:val="003A7CDF"/>
    <w:rsid w:val="003B1523"/>
    <w:rsid w:val="003B1936"/>
    <w:rsid w:val="003B1D91"/>
    <w:rsid w:val="003B226D"/>
    <w:rsid w:val="003B255F"/>
    <w:rsid w:val="003B312C"/>
    <w:rsid w:val="003B3247"/>
    <w:rsid w:val="003B32F0"/>
    <w:rsid w:val="003B3DAF"/>
    <w:rsid w:val="003B4391"/>
    <w:rsid w:val="003B5805"/>
    <w:rsid w:val="003B5F27"/>
    <w:rsid w:val="003B6598"/>
    <w:rsid w:val="003B6ACD"/>
    <w:rsid w:val="003C0F55"/>
    <w:rsid w:val="003C2EA1"/>
    <w:rsid w:val="003C3738"/>
    <w:rsid w:val="003C399D"/>
    <w:rsid w:val="003C3D0C"/>
    <w:rsid w:val="003C3D4F"/>
    <w:rsid w:val="003C5017"/>
    <w:rsid w:val="003C50B0"/>
    <w:rsid w:val="003C521D"/>
    <w:rsid w:val="003C6633"/>
    <w:rsid w:val="003C6EEB"/>
    <w:rsid w:val="003C6F20"/>
    <w:rsid w:val="003C7226"/>
    <w:rsid w:val="003D12BC"/>
    <w:rsid w:val="003D145A"/>
    <w:rsid w:val="003D1954"/>
    <w:rsid w:val="003D1E19"/>
    <w:rsid w:val="003D1FCC"/>
    <w:rsid w:val="003D4180"/>
    <w:rsid w:val="003D46E1"/>
    <w:rsid w:val="003D621C"/>
    <w:rsid w:val="003D69D1"/>
    <w:rsid w:val="003D737A"/>
    <w:rsid w:val="003D7CE8"/>
    <w:rsid w:val="003E1CF6"/>
    <w:rsid w:val="003E36E7"/>
    <w:rsid w:val="003E465F"/>
    <w:rsid w:val="003E4DA4"/>
    <w:rsid w:val="003E60A7"/>
    <w:rsid w:val="003E6726"/>
    <w:rsid w:val="003E6A42"/>
    <w:rsid w:val="003E6E7F"/>
    <w:rsid w:val="003F0663"/>
    <w:rsid w:val="003F082A"/>
    <w:rsid w:val="003F0E5F"/>
    <w:rsid w:val="003F1647"/>
    <w:rsid w:val="003F25BB"/>
    <w:rsid w:val="003F2B44"/>
    <w:rsid w:val="003F2EA0"/>
    <w:rsid w:val="003F3BC1"/>
    <w:rsid w:val="003F51B7"/>
    <w:rsid w:val="003F61CA"/>
    <w:rsid w:val="003F77A6"/>
    <w:rsid w:val="00402723"/>
    <w:rsid w:val="004039F3"/>
    <w:rsid w:val="00403A7C"/>
    <w:rsid w:val="00403E45"/>
    <w:rsid w:val="004103B4"/>
    <w:rsid w:val="00410F66"/>
    <w:rsid w:val="00414327"/>
    <w:rsid w:val="0041478A"/>
    <w:rsid w:val="00415CD4"/>
    <w:rsid w:val="00415D7D"/>
    <w:rsid w:val="0041619E"/>
    <w:rsid w:val="00417CA4"/>
    <w:rsid w:val="00421045"/>
    <w:rsid w:val="00421345"/>
    <w:rsid w:val="00422013"/>
    <w:rsid w:val="004220A1"/>
    <w:rsid w:val="004225F4"/>
    <w:rsid w:val="0042401B"/>
    <w:rsid w:val="004243BA"/>
    <w:rsid w:val="00424729"/>
    <w:rsid w:val="00425D0D"/>
    <w:rsid w:val="004272B1"/>
    <w:rsid w:val="004303AC"/>
    <w:rsid w:val="004307A0"/>
    <w:rsid w:val="00431286"/>
    <w:rsid w:val="00434EEB"/>
    <w:rsid w:val="004372B9"/>
    <w:rsid w:val="00437E4A"/>
    <w:rsid w:val="004406C1"/>
    <w:rsid w:val="0044139B"/>
    <w:rsid w:val="004423FC"/>
    <w:rsid w:val="00442ED7"/>
    <w:rsid w:val="00442F4E"/>
    <w:rsid w:val="00443925"/>
    <w:rsid w:val="004439C1"/>
    <w:rsid w:val="00443BEA"/>
    <w:rsid w:val="00443E81"/>
    <w:rsid w:val="004451BF"/>
    <w:rsid w:val="0044546C"/>
    <w:rsid w:val="0044618E"/>
    <w:rsid w:val="004462D1"/>
    <w:rsid w:val="004467BD"/>
    <w:rsid w:val="00446ED0"/>
    <w:rsid w:val="00451528"/>
    <w:rsid w:val="004524CC"/>
    <w:rsid w:val="00453850"/>
    <w:rsid w:val="00456AA4"/>
    <w:rsid w:val="00456DE5"/>
    <w:rsid w:val="004602CA"/>
    <w:rsid w:val="00460C2B"/>
    <w:rsid w:val="00461E0D"/>
    <w:rsid w:val="0046260D"/>
    <w:rsid w:val="004632F3"/>
    <w:rsid w:val="00463D56"/>
    <w:rsid w:val="00464FF7"/>
    <w:rsid w:val="00465356"/>
    <w:rsid w:val="004662B9"/>
    <w:rsid w:val="004668F8"/>
    <w:rsid w:val="00466A11"/>
    <w:rsid w:val="00466D8A"/>
    <w:rsid w:val="00467FD7"/>
    <w:rsid w:val="004700FC"/>
    <w:rsid w:val="004717A8"/>
    <w:rsid w:val="0047230B"/>
    <w:rsid w:val="00473A8C"/>
    <w:rsid w:val="004802A5"/>
    <w:rsid w:val="0048036F"/>
    <w:rsid w:val="0048053D"/>
    <w:rsid w:val="0048066D"/>
    <w:rsid w:val="00482D2E"/>
    <w:rsid w:val="0048307F"/>
    <w:rsid w:val="0048311B"/>
    <w:rsid w:val="004834B7"/>
    <w:rsid w:val="00483ED5"/>
    <w:rsid w:val="0048559E"/>
    <w:rsid w:val="00487636"/>
    <w:rsid w:val="004876D7"/>
    <w:rsid w:val="00494287"/>
    <w:rsid w:val="0049785A"/>
    <w:rsid w:val="004A14DA"/>
    <w:rsid w:val="004A2505"/>
    <w:rsid w:val="004A32AA"/>
    <w:rsid w:val="004A354B"/>
    <w:rsid w:val="004A4813"/>
    <w:rsid w:val="004A54AD"/>
    <w:rsid w:val="004A6398"/>
    <w:rsid w:val="004B0157"/>
    <w:rsid w:val="004B3796"/>
    <w:rsid w:val="004B38CF"/>
    <w:rsid w:val="004B395A"/>
    <w:rsid w:val="004B5840"/>
    <w:rsid w:val="004B5C5A"/>
    <w:rsid w:val="004B67F4"/>
    <w:rsid w:val="004B7C60"/>
    <w:rsid w:val="004C0951"/>
    <w:rsid w:val="004C0CC1"/>
    <w:rsid w:val="004C0EA6"/>
    <w:rsid w:val="004C13D1"/>
    <w:rsid w:val="004C30ED"/>
    <w:rsid w:val="004C4256"/>
    <w:rsid w:val="004C7957"/>
    <w:rsid w:val="004D0310"/>
    <w:rsid w:val="004D07BD"/>
    <w:rsid w:val="004D0BE2"/>
    <w:rsid w:val="004D47C8"/>
    <w:rsid w:val="004D4A7B"/>
    <w:rsid w:val="004D5358"/>
    <w:rsid w:val="004D59A7"/>
    <w:rsid w:val="004D676E"/>
    <w:rsid w:val="004D7098"/>
    <w:rsid w:val="004D766D"/>
    <w:rsid w:val="004D790D"/>
    <w:rsid w:val="004E0D87"/>
    <w:rsid w:val="004E32C3"/>
    <w:rsid w:val="004E3886"/>
    <w:rsid w:val="004E3D98"/>
    <w:rsid w:val="004E3E46"/>
    <w:rsid w:val="004E7394"/>
    <w:rsid w:val="004E7E9E"/>
    <w:rsid w:val="004F005A"/>
    <w:rsid w:val="004F0DFE"/>
    <w:rsid w:val="004F0EF2"/>
    <w:rsid w:val="004F1BB3"/>
    <w:rsid w:val="004F21DF"/>
    <w:rsid w:val="004F281B"/>
    <w:rsid w:val="004F28F3"/>
    <w:rsid w:val="004F3305"/>
    <w:rsid w:val="004F356C"/>
    <w:rsid w:val="004F3ECF"/>
    <w:rsid w:val="004F4C72"/>
    <w:rsid w:val="004F5FFB"/>
    <w:rsid w:val="004F6DD8"/>
    <w:rsid w:val="004F70C4"/>
    <w:rsid w:val="0050159D"/>
    <w:rsid w:val="00503862"/>
    <w:rsid w:val="00503DB2"/>
    <w:rsid w:val="005043D1"/>
    <w:rsid w:val="00504665"/>
    <w:rsid w:val="00504AD8"/>
    <w:rsid w:val="00504F83"/>
    <w:rsid w:val="005051C7"/>
    <w:rsid w:val="0050738E"/>
    <w:rsid w:val="00507932"/>
    <w:rsid w:val="00510A3C"/>
    <w:rsid w:val="0051159D"/>
    <w:rsid w:val="005129D8"/>
    <w:rsid w:val="00512C19"/>
    <w:rsid w:val="005132A6"/>
    <w:rsid w:val="0051428A"/>
    <w:rsid w:val="00516209"/>
    <w:rsid w:val="00516681"/>
    <w:rsid w:val="00516841"/>
    <w:rsid w:val="00517FC6"/>
    <w:rsid w:val="005218CE"/>
    <w:rsid w:val="005224A2"/>
    <w:rsid w:val="0052404E"/>
    <w:rsid w:val="0052422C"/>
    <w:rsid w:val="0052481A"/>
    <w:rsid w:val="0052500A"/>
    <w:rsid w:val="0052515A"/>
    <w:rsid w:val="0052748A"/>
    <w:rsid w:val="0052758A"/>
    <w:rsid w:val="0052786E"/>
    <w:rsid w:val="00534A15"/>
    <w:rsid w:val="00534AA9"/>
    <w:rsid w:val="00534E55"/>
    <w:rsid w:val="00535954"/>
    <w:rsid w:val="005407F2"/>
    <w:rsid w:val="00540BF1"/>
    <w:rsid w:val="00541DA8"/>
    <w:rsid w:val="00543511"/>
    <w:rsid w:val="00544F09"/>
    <w:rsid w:val="005451B1"/>
    <w:rsid w:val="005452CE"/>
    <w:rsid w:val="00545B2A"/>
    <w:rsid w:val="00545F89"/>
    <w:rsid w:val="00546BC3"/>
    <w:rsid w:val="00546C5F"/>
    <w:rsid w:val="005477D8"/>
    <w:rsid w:val="00547D68"/>
    <w:rsid w:val="005522C4"/>
    <w:rsid w:val="00554081"/>
    <w:rsid w:val="00555820"/>
    <w:rsid w:val="0055662E"/>
    <w:rsid w:val="00556C04"/>
    <w:rsid w:val="005573F5"/>
    <w:rsid w:val="005606B7"/>
    <w:rsid w:val="00565434"/>
    <w:rsid w:val="00567994"/>
    <w:rsid w:val="00567D34"/>
    <w:rsid w:val="00567D6F"/>
    <w:rsid w:val="005702E6"/>
    <w:rsid w:val="005723C1"/>
    <w:rsid w:val="0057253D"/>
    <w:rsid w:val="00573493"/>
    <w:rsid w:val="005737B5"/>
    <w:rsid w:val="00573D5B"/>
    <w:rsid w:val="00575082"/>
    <w:rsid w:val="0057592F"/>
    <w:rsid w:val="00575E34"/>
    <w:rsid w:val="0057722B"/>
    <w:rsid w:val="005775ED"/>
    <w:rsid w:val="00581054"/>
    <w:rsid w:val="00581AF5"/>
    <w:rsid w:val="00581E34"/>
    <w:rsid w:val="00582035"/>
    <w:rsid w:val="00582980"/>
    <w:rsid w:val="00583181"/>
    <w:rsid w:val="0058492F"/>
    <w:rsid w:val="00585AAD"/>
    <w:rsid w:val="005870DB"/>
    <w:rsid w:val="00587875"/>
    <w:rsid w:val="00591A14"/>
    <w:rsid w:val="00591F01"/>
    <w:rsid w:val="005924FD"/>
    <w:rsid w:val="00595721"/>
    <w:rsid w:val="00595C86"/>
    <w:rsid w:val="00596159"/>
    <w:rsid w:val="005A01C2"/>
    <w:rsid w:val="005A0E9F"/>
    <w:rsid w:val="005A1176"/>
    <w:rsid w:val="005A1B67"/>
    <w:rsid w:val="005A20C9"/>
    <w:rsid w:val="005A4386"/>
    <w:rsid w:val="005A553F"/>
    <w:rsid w:val="005A5FB0"/>
    <w:rsid w:val="005A7CB4"/>
    <w:rsid w:val="005A7D5F"/>
    <w:rsid w:val="005B1685"/>
    <w:rsid w:val="005B2111"/>
    <w:rsid w:val="005B2141"/>
    <w:rsid w:val="005B4524"/>
    <w:rsid w:val="005B4C00"/>
    <w:rsid w:val="005B4C01"/>
    <w:rsid w:val="005B4ECF"/>
    <w:rsid w:val="005B7AD7"/>
    <w:rsid w:val="005B7B61"/>
    <w:rsid w:val="005B7C6B"/>
    <w:rsid w:val="005C110F"/>
    <w:rsid w:val="005C22BD"/>
    <w:rsid w:val="005C26D2"/>
    <w:rsid w:val="005C2821"/>
    <w:rsid w:val="005C2A54"/>
    <w:rsid w:val="005C7D3C"/>
    <w:rsid w:val="005C7DE9"/>
    <w:rsid w:val="005D16D6"/>
    <w:rsid w:val="005D2823"/>
    <w:rsid w:val="005D35BE"/>
    <w:rsid w:val="005D430A"/>
    <w:rsid w:val="005D4A35"/>
    <w:rsid w:val="005D5089"/>
    <w:rsid w:val="005D51E1"/>
    <w:rsid w:val="005D62AD"/>
    <w:rsid w:val="005D737D"/>
    <w:rsid w:val="005D75B1"/>
    <w:rsid w:val="005E05DD"/>
    <w:rsid w:val="005E070A"/>
    <w:rsid w:val="005E15D6"/>
    <w:rsid w:val="005E1CE2"/>
    <w:rsid w:val="005E24E2"/>
    <w:rsid w:val="005E4C52"/>
    <w:rsid w:val="005E7AEA"/>
    <w:rsid w:val="005F173B"/>
    <w:rsid w:val="005F27BB"/>
    <w:rsid w:val="005F2B83"/>
    <w:rsid w:val="005F5C40"/>
    <w:rsid w:val="005F638C"/>
    <w:rsid w:val="005F64FF"/>
    <w:rsid w:val="00601AD9"/>
    <w:rsid w:val="00602F77"/>
    <w:rsid w:val="0060546F"/>
    <w:rsid w:val="00606AD6"/>
    <w:rsid w:val="00606AF0"/>
    <w:rsid w:val="00607053"/>
    <w:rsid w:val="006076F2"/>
    <w:rsid w:val="00610104"/>
    <w:rsid w:val="006105A6"/>
    <w:rsid w:val="00611C8A"/>
    <w:rsid w:val="0061298B"/>
    <w:rsid w:val="00613473"/>
    <w:rsid w:val="00615FC6"/>
    <w:rsid w:val="006206D2"/>
    <w:rsid w:val="006209EE"/>
    <w:rsid w:val="00620E70"/>
    <w:rsid w:val="00622EE0"/>
    <w:rsid w:val="00623263"/>
    <w:rsid w:val="00625309"/>
    <w:rsid w:val="00633C75"/>
    <w:rsid w:val="00634DC1"/>
    <w:rsid w:val="00634E2D"/>
    <w:rsid w:val="006355AD"/>
    <w:rsid w:val="006376FD"/>
    <w:rsid w:val="00637CF9"/>
    <w:rsid w:val="00640931"/>
    <w:rsid w:val="00641356"/>
    <w:rsid w:val="006417E8"/>
    <w:rsid w:val="00641CB4"/>
    <w:rsid w:val="0064297B"/>
    <w:rsid w:val="00643038"/>
    <w:rsid w:val="006448C7"/>
    <w:rsid w:val="00645BA5"/>
    <w:rsid w:val="00647466"/>
    <w:rsid w:val="006478B4"/>
    <w:rsid w:val="00647906"/>
    <w:rsid w:val="00653DA6"/>
    <w:rsid w:val="00655828"/>
    <w:rsid w:val="006566C0"/>
    <w:rsid w:val="0065694E"/>
    <w:rsid w:val="00661493"/>
    <w:rsid w:val="00662421"/>
    <w:rsid w:val="00662B30"/>
    <w:rsid w:val="0066375A"/>
    <w:rsid w:val="006640A5"/>
    <w:rsid w:val="0066497D"/>
    <w:rsid w:val="006652D5"/>
    <w:rsid w:val="0066590C"/>
    <w:rsid w:val="00666562"/>
    <w:rsid w:val="00667651"/>
    <w:rsid w:val="00670777"/>
    <w:rsid w:val="00670937"/>
    <w:rsid w:val="00670D08"/>
    <w:rsid w:val="00670E51"/>
    <w:rsid w:val="00671A9C"/>
    <w:rsid w:val="00671D6A"/>
    <w:rsid w:val="00672407"/>
    <w:rsid w:val="00672441"/>
    <w:rsid w:val="0067255A"/>
    <w:rsid w:val="00672F3B"/>
    <w:rsid w:val="00673154"/>
    <w:rsid w:val="0067473C"/>
    <w:rsid w:val="0067488C"/>
    <w:rsid w:val="00674C40"/>
    <w:rsid w:val="00675538"/>
    <w:rsid w:val="00675FDC"/>
    <w:rsid w:val="0067629D"/>
    <w:rsid w:val="0067748F"/>
    <w:rsid w:val="00677750"/>
    <w:rsid w:val="00680E48"/>
    <w:rsid w:val="0068128E"/>
    <w:rsid w:val="006824E8"/>
    <w:rsid w:val="00683CFD"/>
    <w:rsid w:val="006840FE"/>
    <w:rsid w:val="006848B0"/>
    <w:rsid w:val="006938D0"/>
    <w:rsid w:val="006945A8"/>
    <w:rsid w:val="00694849"/>
    <w:rsid w:val="0069496F"/>
    <w:rsid w:val="00694CA2"/>
    <w:rsid w:val="00697F93"/>
    <w:rsid w:val="006A068D"/>
    <w:rsid w:val="006A073D"/>
    <w:rsid w:val="006A0E32"/>
    <w:rsid w:val="006A173E"/>
    <w:rsid w:val="006A18ED"/>
    <w:rsid w:val="006A1C09"/>
    <w:rsid w:val="006A262F"/>
    <w:rsid w:val="006A3EC7"/>
    <w:rsid w:val="006A47A0"/>
    <w:rsid w:val="006A48B1"/>
    <w:rsid w:val="006A48C8"/>
    <w:rsid w:val="006A5A96"/>
    <w:rsid w:val="006B0B34"/>
    <w:rsid w:val="006B26AC"/>
    <w:rsid w:val="006B2CEB"/>
    <w:rsid w:val="006B3084"/>
    <w:rsid w:val="006B36CB"/>
    <w:rsid w:val="006B39D3"/>
    <w:rsid w:val="006B4A6C"/>
    <w:rsid w:val="006B4C34"/>
    <w:rsid w:val="006B66A8"/>
    <w:rsid w:val="006B69ED"/>
    <w:rsid w:val="006B6F65"/>
    <w:rsid w:val="006B79D4"/>
    <w:rsid w:val="006C0207"/>
    <w:rsid w:val="006C064D"/>
    <w:rsid w:val="006C17BA"/>
    <w:rsid w:val="006C38CD"/>
    <w:rsid w:val="006C4768"/>
    <w:rsid w:val="006C48B3"/>
    <w:rsid w:val="006C4E3E"/>
    <w:rsid w:val="006C6669"/>
    <w:rsid w:val="006C66FE"/>
    <w:rsid w:val="006C6E12"/>
    <w:rsid w:val="006C70F1"/>
    <w:rsid w:val="006D0EBF"/>
    <w:rsid w:val="006D271A"/>
    <w:rsid w:val="006D2FB0"/>
    <w:rsid w:val="006D3937"/>
    <w:rsid w:val="006D46A3"/>
    <w:rsid w:val="006D7522"/>
    <w:rsid w:val="006D7954"/>
    <w:rsid w:val="006E1FCB"/>
    <w:rsid w:val="006E2330"/>
    <w:rsid w:val="006E4FB6"/>
    <w:rsid w:val="006E5984"/>
    <w:rsid w:val="006E66AD"/>
    <w:rsid w:val="006F0B72"/>
    <w:rsid w:val="006F1348"/>
    <w:rsid w:val="006F19E0"/>
    <w:rsid w:val="006F2309"/>
    <w:rsid w:val="006F3143"/>
    <w:rsid w:val="006F38E7"/>
    <w:rsid w:val="006F6BDA"/>
    <w:rsid w:val="007013D2"/>
    <w:rsid w:val="00701C28"/>
    <w:rsid w:val="00703875"/>
    <w:rsid w:val="00705016"/>
    <w:rsid w:val="0070640C"/>
    <w:rsid w:val="00706D90"/>
    <w:rsid w:val="00706DA9"/>
    <w:rsid w:val="00707248"/>
    <w:rsid w:val="007074D0"/>
    <w:rsid w:val="00707988"/>
    <w:rsid w:val="00710A74"/>
    <w:rsid w:val="00711CC1"/>
    <w:rsid w:val="00711DB2"/>
    <w:rsid w:val="00711ED0"/>
    <w:rsid w:val="00713E9A"/>
    <w:rsid w:val="00715BB2"/>
    <w:rsid w:val="007221F7"/>
    <w:rsid w:val="00723631"/>
    <w:rsid w:val="00723A84"/>
    <w:rsid w:val="00724FA8"/>
    <w:rsid w:val="00731801"/>
    <w:rsid w:val="00732719"/>
    <w:rsid w:val="00733629"/>
    <w:rsid w:val="00734163"/>
    <w:rsid w:val="00734276"/>
    <w:rsid w:val="00734DE6"/>
    <w:rsid w:val="00735203"/>
    <w:rsid w:val="0073601B"/>
    <w:rsid w:val="00736054"/>
    <w:rsid w:val="00736D7E"/>
    <w:rsid w:val="007400E6"/>
    <w:rsid w:val="0074078E"/>
    <w:rsid w:val="00742EA2"/>
    <w:rsid w:val="0074307F"/>
    <w:rsid w:val="00744357"/>
    <w:rsid w:val="0074559D"/>
    <w:rsid w:val="00746527"/>
    <w:rsid w:val="00750098"/>
    <w:rsid w:val="007524E8"/>
    <w:rsid w:val="00753002"/>
    <w:rsid w:val="00753255"/>
    <w:rsid w:val="007534DA"/>
    <w:rsid w:val="00753807"/>
    <w:rsid w:val="007555CD"/>
    <w:rsid w:val="007565D0"/>
    <w:rsid w:val="00757A23"/>
    <w:rsid w:val="00760676"/>
    <w:rsid w:val="00760A46"/>
    <w:rsid w:val="00761047"/>
    <w:rsid w:val="007615DB"/>
    <w:rsid w:val="007616FB"/>
    <w:rsid w:val="007619CA"/>
    <w:rsid w:val="007620D3"/>
    <w:rsid w:val="007637A3"/>
    <w:rsid w:val="00767CD0"/>
    <w:rsid w:val="00771142"/>
    <w:rsid w:val="0077161E"/>
    <w:rsid w:val="00771678"/>
    <w:rsid w:val="007716B6"/>
    <w:rsid w:val="00771AC9"/>
    <w:rsid w:val="00771F05"/>
    <w:rsid w:val="00772659"/>
    <w:rsid w:val="00772DCD"/>
    <w:rsid w:val="0078002A"/>
    <w:rsid w:val="00781FB6"/>
    <w:rsid w:val="00782BD1"/>
    <w:rsid w:val="00782D9A"/>
    <w:rsid w:val="00783610"/>
    <w:rsid w:val="0078365B"/>
    <w:rsid w:val="0078369E"/>
    <w:rsid w:val="00783F22"/>
    <w:rsid w:val="00783F98"/>
    <w:rsid w:val="007840C8"/>
    <w:rsid w:val="007840E8"/>
    <w:rsid w:val="00784715"/>
    <w:rsid w:val="00785F35"/>
    <w:rsid w:val="007909E0"/>
    <w:rsid w:val="00793B02"/>
    <w:rsid w:val="00794228"/>
    <w:rsid w:val="00795C12"/>
    <w:rsid w:val="00795C46"/>
    <w:rsid w:val="00796103"/>
    <w:rsid w:val="00797C38"/>
    <w:rsid w:val="007A2ACA"/>
    <w:rsid w:val="007A2E3A"/>
    <w:rsid w:val="007A2F0D"/>
    <w:rsid w:val="007A33A3"/>
    <w:rsid w:val="007A34B8"/>
    <w:rsid w:val="007A39D4"/>
    <w:rsid w:val="007A49B4"/>
    <w:rsid w:val="007A5846"/>
    <w:rsid w:val="007A5CE4"/>
    <w:rsid w:val="007A6F1B"/>
    <w:rsid w:val="007B122E"/>
    <w:rsid w:val="007B33BB"/>
    <w:rsid w:val="007B7F51"/>
    <w:rsid w:val="007C3B23"/>
    <w:rsid w:val="007C6C3D"/>
    <w:rsid w:val="007C73B0"/>
    <w:rsid w:val="007C7EA7"/>
    <w:rsid w:val="007D1768"/>
    <w:rsid w:val="007D2C3A"/>
    <w:rsid w:val="007D3413"/>
    <w:rsid w:val="007D4F32"/>
    <w:rsid w:val="007D566B"/>
    <w:rsid w:val="007D71AD"/>
    <w:rsid w:val="007D7D31"/>
    <w:rsid w:val="007E189B"/>
    <w:rsid w:val="007E3C6A"/>
    <w:rsid w:val="007E3DBB"/>
    <w:rsid w:val="007E428D"/>
    <w:rsid w:val="007E4AC4"/>
    <w:rsid w:val="007E5165"/>
    <w:rsid w:val="007E5659"/>
    <w:rsid w:val="007E5D4A"/>
    <w:rsid w:val="007E6279"/>
    <w:rsid w:val="007E64A5"/>
    <w:rsid w:val="007E6744"/>
    <w:rsid w:val="007F0CF7"/>
    <w:rsid w:val="007F16B2"/>
    <w:rsid w:val="007F1E04"/>
    <w:rsid w:val="007F217F"/>
    <w:rsid w:val="007F4AFE"/>
    <w:rsid w:val="007F590E"/>
    <w:rsid w:val="007F61FD"/>
    <w:rsid w:val="0080049A"/>
    <w:rsid w:val="008013C7"/>
    <w:rsid w:val="0080285D"/>
    <w:rsid w:val="00802897"/>
    <w:rsid w:val="008029CF"/>
    <w:rsid w:val="00802DF6"/>
    <w:rsid w:val="00804142"/>
    <w:rsid w:val="00806DD6"/>
    <w:rsid w:val="00807C9B"/>
    <w:rsid w:val="00810367"/>
    <w:rsid w:val="00812099"/>
    <w:rsid w:val="0081275B"/>
    <w:rsid w:val="008131C7"/>
    <w:rsid w:val="00813764"/>
    <w:rsid w:val="008146FB"/>
    <w:rsid w:val="0081486B"/>
    <w:rsid w:val="0081495B"/>
    <w:rsid w:val="00814D66"/>
    <w:rsid w:val="00816695"/>
    <w:rsid w:val="0081687B"/>
    <w:rsid w:val="00816D00"/>
    <w:rsid w:val="00816F18"/>
    <w:rsid w:val="00817049"/>
    <w:rsid w:val="00817B17"/>
    <w:rsid w:val="00820459"/>
    <w:rsid w:val="00821777"/>
    <w:rsid w:val="0082294B"/>
    <w:rsid w:val="0082421F"/>
    <w:rsid w:val="00824B14"/>
    <w:rsid w:val="00826F08"/>
    <w:rsid w:val="00827635"/>
    <w:rsid w:val="00827C89"/>
    <w:rsid w:val="0083087C"/>
    <w:rsid w:val="0083113A"/>
    <w:rsid w:val="00833164"/>
    <w:rsid w:val="0083474B"/>
    <w:rsid w:val="00835F32"/>
    <w:rsid w:val="00836468"/>
    <w:rsid w:val="008371DD"/>
    <w:rsid w:val="00841417"/>
    <w:rsid w:val="00842AA4"/>
    <w:rsid w:val="00843460"/>
    <w:rsid w:val="008449EA"/>
    <w:rsid w:val="00845471"/>
    <w:rsid w:val="00845966"/>
    <w:rsid w:val="0084598D"/>
    <w:rsid w:val="00845EEA"/>
    <w:rsid w:val="008472A8"/>
    <w:rsid w:val="00847691"/>
    <w:rsid w:val="008508B2"/>
    <w:rsid w:val="0085108C"/>
    <w:rsid w:val="008511A5"/>
    <w:rsid w:val="008523E0"/>
    <w:rsid w:val="0085296B"/>
    <w:rsid w:val="00852DE3"/>
    <w:rsid w:val="00854B21"/>
    <w:rsid w:val="00854DD8"/>
    <w:rsid w:val="00855870"/>
    <w:rsid w:val="008572D1"/>
    <w:rsid w:val="00857B24"/>
    <w:rsid w:val="00857DCF"/>
    <w:rsid w:val="00860A90"/>
    <w:rsid w:val="00863DED"/>
    <w:rsid w:val="00863E76"/>
    <w:rsid w:val="008645BD"/>
    <w:rsid w:val="00864FD8"/>
    <w:rsid w:val="00865E68"/>
    <w:rsid w:val="00867217"/>
    <w:rsid w:val="0086768A"/>
    <w:rsid w:val="00867A3A"/>
    <w:rsid w:val="0087084D"/>
    <w:rsid w:val="00870960"/>
    <w:rsid w:val="00870D56"/>
    <w:rsid w:val="008710D7"/>
    <w:rsid w:val="00872EE5"/>
    <w:rsid w:val="00875416"/>
    <w:rsid w:val="0087627F"/>
    <w:rsid w:val="008776F3"/>
    <w:rsid w:val="008800C9"/>
    <w:rsid w:val="00880389"/>
    <w:rsid w:val="00880E80"/>
    <w:rsid w:val="00882AB3"/>
    <w:rsid w:val="00883358"/>
    <w:rsid w:val="008837CB"/>
    <w:rsid w:val="00884357"/>
    <w:rsid w:val="00884471"/>
    <w:rsid w:val="00884D40"/>
    <w:rsid w:val="008851B0"/>
    <w:rsid w:val="008855BA"/>
    <w:rsid w:val="008866C6"/>
    <w:rsid w:val="0088722B"/>
    <w:rsid w:val="00887E7F"/>
    <w:rsid w:val="008910F5"/>
    <w:rsid w:val="0089306F"/>
    <w:rsid w:val="008933C7"/>
    <w:rsid w:val="008937CC"/>
    <w:rsid w:val="00893E39"/>
    <w:rsid w:val="00894B19"/>
    <w:rsid w:val="008959B1"/>
    <w:rsid w:val="008969C1"/>
    <w:rsid w:val="008A3045"/>
    <w:rsid w:val="008A32DC"/>
    <w:rsid w:val="008A3C57"/>
    <w:rsid w:val="008A3CA8"/>
    <w:rsid w:val="008A5318"/>
    <w:rsid w:val="008B093B"/>
    <w:rsid w:val="008B17A0"/>
    <w:rsid w:val="008B356D"/>
    <w:rsid w:val="008B4E14"/>
    <w:rsid w:val="008B58BD"/>
    <w:rsid w:val="008B7BC3"/>
    <w:rsid w:val="008B7C6C"/>
    <w:rsid w:val="008C023D"/>
    <w:rsid w:val="008C169C"/>
    <w:rsid w:val="008C41B2"/>
    <w:rsid w:val="008C43F3"/>
    <w:rsid w:val="008C6C37"/>
    <w:rsid w:val="008C7E3C"/>
    <w:rsid w:val="008D0FBD"/>
    <w:rsid w:val="008D402A"/>
    <w:rsid w:val="008D705F"/>
    <w:rsid w:val="008D76CB"/>
    <w:rsid w:val="008D76FD"/>
    <w:rsid w:val="008D7743"/>
    <w:rsid w:val="008E2ACF"/>
    <w:rsid w:val="008E2D44"/>
    <w:rsid w:val="008E352C"/>
    <w:rsid w:val="008E3F58"/>
    <w:rsid w:val="008E58BD"/>
    <w:rsid w:val="008E5EB1"/>
    <w:rsid w:val="008E627E"/>
    <w:rsid w:val="008E6515"/>
    <w:rsid w:val="008E6B39"/>
    <w:rsid w:val="008E6E90"/>
    <w:rsid w:val="008E73E9"/>
    <w:rsid w:val="008E7681"/>
    <w:rsid w:val="008E77CE"/>
    <w:rsid w:val="008F057D"/>
    <w:rsid w:val="008F17BE"/>
    <w:rsid w:val="008F1B9D"/>
    <w:rsid w:val="008F22B1"/>
    <w:rsid w:val="008F3177"/>
    <w:rsid w:val="008F3320"/>
    <w:rsid w:val="008F3FF3"/>
    <w:rsid w:val="008F41A8"/>
    <w:rsid w:val="008F695F"/>
    <w:rsid w:val="009002C8"/>
    <w:rsid w:val="00900DCE"/>
    <w:rsid w:val="00901227"/>
    <w:rsid w:val="009015BD"/>
    <w:rsid w:val="00903583"/>
    <w:rsid w:val="0090460B"/>
    <w:rsid w:val="00904D40"/>
    <w:rsid w:val="009054E3"/>
    <w:rsid w:val="00905D9A"/>
    <w:rsid w:val="00906BF6"/>
    <w:rsid w:val="00910724"/>
    <w:rsid w:val="0091351C"/>
    <w:rsid w:val="00914800"/>
    <w:rsid w:val="009155BB"/>
    <w:rsid w:val="00915B7F"/>
    <w:rsid w:val="00916916"/>
    <w:rsid w:val="009201C9"/>
    <w:rsid w:val="009206A4"/>
    <w:rsid w:val="00920E1D"/>
    <w:rsid w:val="00920E4A"/>
    <w:rsid w:val="00920E5F"/>
    <w:rsid w:val="009216B8"/>
    <w:rsid w:val="009225B4"/>
    <w:rsid w:val="00922802"/>
    <w:rsid w:val="0092414A"/>
    <w:rsid w:val="00927EA2"/>
    <w:rsid w:val="009303A2"/>
    <w:rsid w:val="0093110F"/>
    <w:rsid w:val="00932B4A"/>
    <w:rsid w:val="009334A4"/>
    <w:rsid w:val="009339EF"/>
    <w:rsid w:val="009374E7"/>
    <w:rsid w:val="00940B00"/>
    <w:rsid w:val="00940D5F"/>
    <w:rsid w:val="00941B93"/>
    <w:rsid w:val="0094317E"/>
    <w:rsid w:val="00943357"/>
    <w:rsid w:val="009437CE"/>
    <w:rsid w:val="00945D43"/>
    <w:rsid w:val="00946ABE"/>
    <w:rsid w:val="009471BF"/>
    <w:rsid w:val="00947669"/>
    <w:rsid w:val="00952537"/>
    <w:rsid w:val="00952888"/>
    <w:rsid w:val="009533B9"/>
    <w:rsid w:val="009533BD"/>
    <w:rsid w:val="00953512"/>
    <w:rsid w:val="0095725B"/>
    <w:rsid w:val="0096143F"/>
    <w:rsid w:val="00962443"/>
    <w:rsid w:val="00962C8B"/>
    <w:rsid w:val="00963DEC"/>
    <w:rsid w:val="00965EE3"/>
    <w:rsid w:val="0097020F"/>
    <w:rsid w:val="00971E30"/>
    <w:rsid w:val="00971FF2"/>
    <w:rsid w:val="009740DC"/>
    <w:rsid w:val="009747D0"/>
    <w:rsid w:val="00974E8D"/>
    <w:rsid w:val="00975B2F"/>
    <w:rsid w:val="00975D85"/>
    <w:rsid w:val="00976220"/>
    <w:rsid w:val="009764DE"/>
    <w:rsid w:val="0098002E"/>
    <w:rsid w:val="00980531"/>
    <w:rsid w:val="009825D0"/>
    <w:rsid w:val="00983951"/>
    <w:rsid w:val="00984B9E"/>
    <w:rsid w:val="00984DB6"/>
    <w:rsid w:val="00987472"/>
    <w:rsid w:val="00987C03"/>
    <w:rsid w:val="00991A6C"/>
    <w:rsid w:val="00992502"/>
    <w:rsid w:val="009929AE"/>
    <w:rsid w:val="00992F23"/>
    <w:rsid w:val="009934E9"/>
    <w:rsid w:val="00994533"/>
    <w:rsid w:val="0099454B"/>
    <w:rsid w:val="00995420"/>
    <w:rsid w:val="009958CE"/>
    <w:rsid w:val="00995DFD"/>
    <w:rsid w:val="00995F87"/>
    <w:rsid w:val="0099700F"/>
    <w:rsid w:val="009A025A"/>
    <w:rsid w:val="009A13E2"/>
    <w:rsid w:val="009A32D8"/>
    <w:rsid w:val="009A3AA8"/>
    <w:rsid w:val="009A3BFD"/>
    <w:rsid w:val="009A4A66"/>
    <w:rsid w:val="009A5387"/>
    <w:rsid w:val="009A77CE"/>
    <w:rsid w:val="009B083C"/>
    <w:rsid w:val="009B1012"/>
    <w:rsid w:val="009B27A5"/>
    <w:rsid w:val="009B2E0B"/>
    <w:rsid w:val="009B43DF"/>
    <w:rsid w:val="009B468D"/>
    <w:rsid w:val="009B4D0E"/>
    <w:rsid w:val="009B60FD"/>
    <w:rsid w:val="009B7531"/>
    <w:rsid w:val="009C01D0"/>
    <w:rsid w:val="009C1401"/>
    <w:rsid w:val="009C22CC"/>
    <w:rsid w:val="009C2E50"/>
    <w:rsid w:val="009C448A"/>
    <w:rsid w:val="009C4FBC"/>
    <w:rsid w:val="009C7329"/>
    <w:rsid w:val="009C7B48"/>
    <w:rsid w:val="009C7FBC"/>
    <w:rsid w:val="009D27B7"/>
    <w:rsid w:val="009D32BC"/>
    <w:rsid w:val="009D44D1"/>
    <w:rsid w:val="009D5693"/>
    <w:rsid w:val="009D6026"/>
    <w:rsid w:val="009D6067"/>
    <w:rsid w:val="009D6091"/>
    <w:rsid w:val="009D61B5"/>
    <w:rsid w:val="009D6C1E"/>
    <w:rsid w:val="009D6E2B"/>
    <w:rsid w:val="009D6F89"/>
    <w:rsid w:val="009D773E"/>
    <w:rsid w:val="009E0086"/>
    <w:rsid w:val="009E15BB"/>
    <w:rsid w:val="009E1C18"/>
    <w:rsid w:val="009E3142"/>
    <w:rsid w:val="009E3D36"/>
    <w:rsid w:val="009E415D"/>
    <w:rsid w:val="009E4F7E"/>
    <w:rsid w:val="009E568F"/>
    <w:rsid w:val="009E6DD8"/>
    <w:rsid w:val="009E7D3C"/>
    <w:rsid w:val="009E7FDF"/>
    <w:rsid w:val="009F056D"/>
    <w:rsid w:val="009F06B8"/>
    <w:rsid w:val="009F102A"/>
    <w:rsid w:val="009F16C0"/>
    <w:rsid w:val="009F33BD"/>
    <w:rsid w:val="009F3F64"/>
    <w:rsid w:val="009F459B"/>
    <w:rsid w:val="009F4E45"/>
    <w:rsid w:val="009F5EEC"/>
    <w:rsid w:val="009F633A"/>
    <w:rsid w:val="009F7281"/>
    <w:rsid w:val="00A0024D"/>
    <w:rsid w:val="00A002DC"/>
    <w:rsid w:val="00A03277"/>
    <w:rsid w:val="00A071B7"/>
    <w:rsid w:val="00A07227"/>
    <w:rsid w:val="00A104A0"/>
    <w:rsid w:val="00A10B42"/>
    <w:rsid w:val="00A11CC2"/>
    <w:rsid w:val="00A11F57"/>
    <w:rsid w:val="00A11F94"/>
    <w:rsid w:val="00A120BF"/>
    <w:rsid w:val="00A12B1F"/>
    <w:rsid w:val="00A13262"/>
    <w:rsid w:val="00A14D1F"/>
    <w:rsid w:val="00A15C21"/>
    <w:rsid w:val="00A15F80"/>
    <w:rsid w:val="00A16708"/>
    <w:rsid w:val="00A17171"/>
    <w:rsid w:val="00A2071A"/>
    <w:rsid w:val="00A208A0"/>
    <w:rsid w:val="00A20CCE"/>
    <w:rsid w:val="00A21459"/>
    <w:rsid w:val="00A21FB5"/>
    <w:rsid w:val="00A225E9"/>
    <w:rsid w:val="00A2282E"/>
    <w:rsid w:val="00A22ADF"/>
    <w:rsid w:val="00A24863"/>
    <w:rsid w:val="00A2544C"/>
    <w:rsid w:val="00A26481"/>
    <w:rsid w:val="00A26678"/>
    <w:rsid w:val="00A26DE3"/>
    <w:rsid w:val="00A273FF"/>
    <w:rsid w:val="00A3035B"/>
    <w:rsid w:val="00A33527"/>
    <w:rsid w:val="00A34794"/>
    <w:rsid w:val="00A34C00"/>
    <w:rsid w:val="00A36516"/>
    <w:rsid w:val="00A37279"/>
    <w:rsid w:val="00A37B15"/>
    <w:rsid w:val="00A40553"/>
    <w:rsid w:val="00A40C5D"/>
    <w:rsid w:val="00A412C9"/>
    <w:rsid w:val="00A415E5"/>
    <w:rsid w:val="00A41CD2"/>
    <w:rsid w:val="00A41F09"/>
    <w:rsid w:val="00A43F2B"/>
    <w:rsid w:val="00A43FC1"/>
    <w:rsid w:val="00A461F3"/>
    <w:rsid w:val="00A466F0"/>
    <w:rsid w:val="00A47F9D"/>
    <w:rsid w:val="00A505E4"/>
    <w:rsid w:val="00A5120C"/>
    <w:rsid w:val="00A515C6"/>
    <w:rsid w:val="00A521F7"/>
    <w:rsid w:val="00A53624"/>
    <w:rsid w:val="00A54810"/>
    <w:rsid w:val="00A5613F"/>
    <w:rsid w:val="00A56A48"/>
    <w:rsid w:val="00A570DC"/>
    <w:rsid w:val="00A5780C"/>
    <w:rsid w:val="00A60C40"/>
    <w:rsid w:val="00A64359"/>
    <w:rsid w:val="00A64A31"/>
    <w:rsid w:val="00A65571"/>
    <w:rsid w:val="00A65896"/>
    <w:rsid w:val="00A6598B"/>
    <w:rsid w:val="00A66FC1"/>
    <w:rsid w:val="00A70D8D"/>
    <w:rsid w:val="00A71273"/>
    <w:rsid w:val="00A735FA"/>
    <w:rsid w:val="00A73D53"/>
    <w:rsid w:val="00A746A1"/>
    <w:rsid w:val="00A74BD0"/>
    <w:rsid w:val="00A75400"/>
    <w:rsid w:val="00A77611"/>
    <w:rsid w:val="00A776AF"/>
    <w:rsid w:val="00A7792B"/>
    <w:rsid w:val="00A822D4"/>
    <w:rsid w:val="00A83BBA"/>
    <w:rsid w:val="00A8434A"/>
    <w:rsid w:val="00A86B92"/>
    <w:rsid w:val="00A86C6C"/>
    <w:rsid w:val="00A873E7"/>
    <w:rsid w:val="00A9061F"/>
    <w:rsid w:val="00A91949"/>
    <w:rsid w:val="00A9201C"/>
    <w:rsid w:val="00A92C2D"/>
    <w:rsid w:val="00A941C0"/>
    <w:rsid w:val="00A9648D"/>
    <w:rsid w:val="00A977E4"/>
    <w:rsid w:val="00AA019A"/>
    <w:rsid w:val="00AA0680"/>
    <w:rsid w:val="00AA1B1A"/>
    <w:rsid w:val="00AA1CEF"/>
    <w:rsid w:val="00AA20A6"/>
    <w:rsid w:val="00AA21EE"/>
    <w:rsid w:val="00AA30B2"/>
    <w:rsid w:val="00AA4896"/>
    <w:rsid w:val="00AA50AF"/>
    <w:rsid w:val="00AA5B69"/>
    <w:rsid w:val="00AA61F6"/>
    <w:rsid w:val="00AB1064"/>
    <w:rsid w:val="00AB113B"/>
    <w:rsid w:val="00AB131F"/>
    <w:rsid w:val="00AB20AD"/>
    <w:rsid w:val="00AB2318"/>
    <w:rsid w:val="00AB3BA7"/>
    <w:rsid w:val="00AB4931"/>
    <w:rsid w:val="00AB4FA2"/>
    <w:rsid w:val="00AB668F"/>
    <w:rsid w:val="00AB695F"/>
    <w:rsid w:val="00AB6EFC"/>
    <w:rsid w:val="00AB71D8"/>
    <w:rsid w:val="00AB7AFE"/>
    <w:rsid w:val="00AB7CBC"/>
    <w:rsid w:val="00AB7D94"/>
    <w:rsid w:val="00AC28B3"/>
    <w:rsid w:val="00AC2917"/>
    <w:rsid w:val="00AC4A83"/>
    <w:rsid w:val="00AC6920"/>
    <w:rsid w:val="00AD250D"/>
    <w:rsid w:val="00AD2C7B"/>
    <w:rsid w:val="00AD3AB6"/>
    <w:rsid w:val="00AD41FD"/>
    <w:rsid w:val="00AD67F6"/>
    <w:rsid w:val="00AD687D"/>
    <w:rsid w:val="00AE0E06"/>
    <w:rsid w:val="00AE197B"/>
    <w:rsid w:val="00AE19C2"/>
    <w:rsid w:val="00AE1A44"/>
    <w:rsid w:val="00AE2158"/>
    <w:rsid w:val="00AE238F"/>
    <w:rsid w:val="00AE248E"/>
    <w:rsid w:val="00AE3F46"/>
    <w:rsid w:val="00AE520D"/>
    <w:rsid w:val="00AE5C2A"/>
    <w:rsid w:val="00AF0D36"/>
    <w:rsid w:val="00AF1F4B"/>
    <w:rsid w:val="00AF23C7"/>
    <w:rsid w:val="00AF4037"/>
    <w:rsid w:val="00AF4AA8"/>
    <w:rsid w:val="00AF5159"/>
    <w:rsid w:val="00AF51C2"/>
    <w:rsid w:val="00AF6364"/>
    <w:rsid w:val="00AF6AC9"/>
    <w:rsid w:val="00B01CE5"/>
    <w:rsid w:val="00B0216D"/>
    <w:rsid w:val="00B04023"/>
    <w:rsid w:val="00B05A8B"/>
    <w:rsid w:val="00B05B56"/>
    <w:rsid w:val="00B1110D"/>
    <w:rsid w:val="00B12E4B"/>
    <w:rsid w:val="00B13ABA"/>
    <w:rsid w:val="00B13C9A"/>
    <w:rsid w:val="00B16BB0"/>
    <w:rsid w:val="00B17F64"/>
    <w:rsid w:val="00B21874"/>
    <w:rsid w:val="00B2195C"/>
    <w:rsid w:val="00B21C70"/>
    <w:rsid w:val="00B21D27"/>
    <w:rsid w:val="00B2221E"/>
    <w:rsid w:val="00B2292E"/>
    <w:rsid w:val="00B22DA2"/>
    <w:rsid w:val="00B23158"/>
    <w:rsid w:val="00B2392F"/>
    <w:rsid w:val="00B24156"/>
    <w:rsid w:val="00B2421A"/>
    <w:rsid w:val="00B24A43"/>
    <w:rsid w:val="00B24D9B"/>
    <w:rsid w:val="00B24E4A"/>
    <w:rsid w:val="00B302BC"/>
    <w:rsid w:val="00B3037C"/>
    <w:rsid w:val="00B3076C"/>
    <w:rsid w:val="00B317BA"/>
    <w:rsid w:val="00B33290"/>
    <w:rsid w:val="00B33C11"/>
    <w:rsid w:val="00B3414E"/>
    <w:rsid w:val="00B342A2"/>
    <w:rsid w:val="00B35B7A"/>
    <w:rsid w:val="00B35D2B"/>
    <w:rsid w:val="00B36618"/>
    <w:rsid w:val="00B36C3E"/>
    <w:rsid w:val="00B36E06"/>
    <w:rsid w:val="00B37495"/>
    <w:rsid w:val="00B37DA1"/>
    <w:rsid w:val="00B37F60"/>
    <w:rsid w:val="00B40112"/>
    <w:rsid w:val="00B42731"/>
    <w:rsid w:val="00B42F22"/>
    <w:rsid w:val="00B435E3"/>
    <w:rsid w:val="00B449DB"/>
    <w:rsid w:val="00B4506C"/>
    <w:rsid w:val="00B45551"/>
    <w:rsid w:val="00B467FE"/>
    <w:rsid w:val="00B508AA"/>
    <w:rsid w:val="00B51284"/>
    <w:rsid w:val="00B51466"/>
    <w:rsid w:val="00B51915"/>
    <w:rsid w:val="00B51FC3"/>
    <w:rsid w:val="00B52E58"/>
    <w:rsid w:val="00B53838"/>
    <w:rsid w:val="00B54535"/>
    <w:rsid w:val="00B54B02"/>
    <w:rsid w:val="00B56623"/>
    <w:rsid w:val="00B628A2"/>
    <w:rsid w:val="00B629DF"/>
    <w:rsid w:val="00B6335E"/>
    <w:rsid w:val="00B63411"/>
    <w:rsid w:val="00B63E8E"/>
    <w:rsid w:val="00B64916"/>
    <w:rsid w:val="00B651BE"/>
    <w:rsid w:val="00B652A1"/>
    <w:rsid w:val="00B6679E"/>
    <w:rsid w:val="00B722BD"/>
    <w:rsid w:val="00B726EC"/>
    <w:rsid w:val="00B740C4"/>
    <w:rsid w:val="00B743D6"/>
    <w:rsid w:val="00B7476C"/>
    <w:rsid w:val="00B75E57"/>
    <w:rsid w:val="00B777CC"/>
    <w:rsid w:val="00B80176"/>
    <w:rsid w:val="00B80D02"/>
    <w:rsid w:val="00B80EFF"/>
    <w:rsid w:val="00B80F88"/>
    <w:rsid w:val="00B825DD"/>
    <w:rsid w:val="00B82B66"/>
    <w:rsid w:val="00B82DBC"/>
    <w:rsid w:val="00B83160"/>
    <w:rsid w:val="00B8368B"/>
    <w:rsid w:val="00B850D2"/>
    <w:rsid w:val="00B85A34"/>
    <w:rsid w:val="00B85B96"/>
    <w:rsid w:val="00B85BC2"/>
    <w:rsid w:val="00B86665"/>
    <w:rsid w:val="00B87C2A"/>
    <w:rsid w:val="00B87E84"/>
    <w:rsid w:val="00B87F72"/>
    <w:rsid w:val="00B90135"/>
    <w:rsid w:val="00B91309"/>
    <w:rsid w:val="00B920FD"/>
    <w:rsid w:val="00B924D5"/>
    <w:rsid w:val="00B92946"/>
    <w:rsid w:val="00B92C4F"/>
    <w:rsid w:val="00B92CF9"/>
    <w:rsid w:val="00B931FE"/>
    <w:rsid w:val="00B937E9"/>
    <w:rsid w:val="00B93C7F"/>
    <w:rsid w:val="00B9457A"/>
    <w:rsid w:val="00B945C7"/>
    <w:rsid w:val="00B95E48"/>
    <w:rsid w:val="00B962E9"/>
    <w:rsid w:val="00B968DE"/>
    <w:rsid w:val="00B9776E"/>
    <w:rsid w:val="00B97F4F"/>
    <w:rsid w:val="00BA020D"/>
    <w:rsid w:val="00BA077E"/>
    <w:rsid w:val="00BA1143"/>
    <w:rsid w:val="00BA14F3"/>
    <w:rsid w:val="00BA1730"/>
    <w:rsid w:val="00BA1E08"/>
    <w:rsid w:val="00BA24BB"/>
    <w:rsid w:val="00BA3FAD"/>
    <w:rsid w:val="00BA515C"/>
    <w:rsid w:val="00BA5833"/>
    <w:rsid w:val="00BA6B71"/>
    <w:rsid w:val="00BA6CC8"/>
    <w:rsid w:val="00BB27DD"/>
    <w:rsid w:val="00BB2CCB"/>
    <w:rsid w:val="00BB3C0F"/>
    <w:rsid w:val="00BB48A8"/>
    <w:rsid w:val="00BB52FE"/>
    <w:rsid w:val="00BB5F5A"/>
    <w:rsid w:val="00BC036A"/>
    <w:rsid w:val="00BC0FB6"/>
    <w:rsid w:val="00BC197E"/>
    <w:rsid w:val="00BC2114"/>
    <w:rsid w:val="00BC369F"/>
    <w:rsid w:val="00BC430E"/>
    <w:rsid w:val="00BC49B3"/>
    <w:rsid w:val="00BC51DB"/>
    <w:rsid w:val="00BC5AB7"/>
    <w:rsid w:val="00BC7071"/>
    <w:rsid w:val="00BD2B65"/>
    <w:rsid w:val="00BD4D58"/>
    <w:rsid w:val="00BD4D6B"/>
    <w:rsid w:val="00BD53CC"/>
    <w:rsid w:val="00BD6789"/>
    <w:rsid w:val="00BD73CB"/>
    <w:rsid w:val="00BD7EE9"/>
    <w:rsid w:val="00BE05B5"/>
    <w:rsid w:val="00BE0D01"/>
    <w:rsid w:val="00BE129A"/>
    <w:rsid w:val="00BE21B2"/>
    <w:rsid w:val="00BE2606"/>
    <w:rsid w:val="00BE4177"/>
    <w:rsid w:val="00BE4F4D"/>
    <w:rsid w:val="00BE696D"/>
    <w:rsid w:val="00BE704E"/>
    <w:rsid w:val="00BF0566"/>
    <w:rsid w:val="00BF126D"/>
    <w:rsid w:val="00BF1B10"/>
    <w:rsid w:val="00BF401C"/>
    <w:rsid w:val="00BF47A1"/>
    <w:rsid w:val="00BF486B"/>
    <w:rsid w:val="00BF765C"/>
    <w:rsid w:val="00BF7EF7"/>
    <w:rsid w:val="00C000C3"/>
    <w:rsid w:val="00C008FA"/>
    <w:rsid w:val="00C046CA"/>
    <w:rsid w:val="00C072C8"/>
    <w:rsid w:val="00C07646"/>
    <w:rsid w:val="00C1012A"/>
    <w:rsid w:val="00C10825"/>
    <w:rsid w:val="00C10DDF"/>
    <w:rsid w:val="00C10F81"/>
    <w:rsid w:val="00C11172"/>
    <w:rsid w:val="00C12AB5"/>
    <w:rsid w:val="00C13AF2"/>
    <w:rsid w:val="00C13B7B"/>
    <w:rsid w:val="00C14101"/>
    <w:rsid w:val="00C2048C"/>
    <w:rsid w:val="00C20882"/>
    <w:rsid w:val="00C20907"/>
    <w:rsid w:val="00C237C1"/>
    <w:rsid w:val="00C245D8"/>
    <w:rsid w:val="00C26164"/>
    <w:rsid w:val="00C27A8F"/>
    <w:rsid w:val="00C27C18"/>
    <w:rsid w:val="00C27F3E"/>
    <w:rsid w:val="00C30505"/>
    <w:rsid w:val="00C30619"/>
    <w:rsid w:val="00C31BD7"/>
    <w:rsid w:val="00C32CD1"/>
    <w:rsid w:val="00C33A9A"/>
    <w:rsid w:val="00C33B1C"/>
    <w:rsid w:val="00C33C75"/>
    <w:rsid w:val="00C349B0"/>
    <w:rsid w:val="00C3536B"/>
    <w:rsid w:val="00C365F9"/>
    <w:rsid w:val="00C36958"/>
    <w:rsid w:val="00C375B9"/>
    <w:rsid w:val="00C40813"/>
    <w:rsid w:val="00C40B0F"/>
    <w:rsid w:val="00C42762"/>
    <w:rsid w:val="00C43527"/>
    <w:rsid w:val="00C470A4"/>
    <w:rsid w:val="00C5198E"/>
    <w:rsid w:val="00C51CCF"/>
    <w:rsid w:val="00C53007"/>
    <w:rsid w:val="00C5361B"/>
    <w:rsid w:val="00C53FE6"/>
    <w:rsid w:val="00C54A5E"/>
    <w:rsid w:val="00C55748"/>
    <w:rsid w:val="00C55D14"/>
    <w:rsid w:val="00C61218"/>
    <w:rsid w:val="00C61A98"/>
    <w:rsid w:val="00C6242D"/>
    <w:rsid w:val="00C62E51"/>
    <w:rsid w:val="00C633D9"/>
    <w:rsid w:val="00C639AE"/>
    <w:rsid w:val="00C63FD0"/>
    <w:rsid w:val="00C6490E"/>
    <w:rsid w:val="00C65608"/>
    <w:rsid w:val="00C6615D"/>
    <w:rsid w:val="00C67BEF"/>
    <w:rsid w:val="00C71EA6"/>
    <w:rsid w:val="00C72C3E"/>
    <w:rsid w:val="00C733EF"/>
    <w:rsid w:val="00C74411"/>
    <w:rsid w:val="00C80132"/>
    <w:rsid w:val="00C815F9"/>
    <w:rsid w:val="00C83959"/>
    <w:rsid w:val="00C854E3"/>
    <w:rsid w:val="00C91015"/>
    <w:rsid w:val="00C912EF"/>
    <w:rsid w:val="00C91ADF"/>
    <w:rsid w:val="00C92227"/>
    <w:rsid w:val="00C922E3"/>
    <w:rsid w:val="00C92EAB"/>
    <w:rsid w:val="00C95A40"/>
    <w:rsid w:val="00C95BF5"/>
    <w:rsid w:val="00C96547"/>
    <w:rsid w:val="00C96F01"/>
    <w:rsid w:val="00CA3B3F"/>
    <w:rsid w:val="00CA435B"/>
    <w:rsid w:val="00CA6AE5"/>
    <w:rsid w:val="00CA7396"/>
    <w:rsid w:val="00CA7A73"/>
    <w:rsid w:val="00CB183B"/>
    <w:rsid w:val="00CB3776"/>
    <w:rsid w:val="00CB48D5"/>
    <w:rsid w:val="00CB5E53"/>
    <w:rsid w:val="00CB74FA"/>
    <w:rsid w:val="00CB75CE"/>
    <w:rsid w:val="00CB7A92"/>
    <w:rsid w:val="00CB7F2F"/>
    <w:rsid w:val="00CC0175"/>
    <w:rsid w:val="00CC2B49"/>
    <w:rsid w:val="00CC415E"/>
    <w:rsid w:val="00CC4366"/>
    <w:rsid w:val="00CC5890"/>
    <w:rsid w:val="00CC690F"/>
    <w:rsid w:val="00CD13F8"/>
    <w:rsid w:val="00CD1BDF"/>
    <w:rsid w:val="00CD266F"/>
    <w:rsid w:val="00CD33DE"/>
    <w:rsid w:val="00CD57CA"/>
    <w:rsid w:val="00CD6A42"/>
    <w:rsid w:val="00CD6CC8"/>
    <w:rsid w:val="00CD6E89"/>
    <w:rsid w:val="00CE23F2"/>
    <w:rsid w:val="00CE36C6"/>
    <w:rsid w:val="00CE4279"/>
    <w:rsid w:val="00CE4CA8"/>
    <w:rsid w:val="00CE6151"/>
    <w:rsid w:val="00CE63F4"/>
    <w:rsid w:val="00CE7177"/>
    <w:rsid w:val="00CF0E7A"/>
    <w:rsid w:val="00CF3F67"/>
    <w:rsid w:val="00CF4B81"/>
    <w:rsid w:val="00CF570D"/>
    <w:rsid w:val="00CF5B3D"/>
    <w:rsid w:val="00CF5C1D"/>
    <w:rsid w:val="00CF5CAA"/>
    <w:rsid w:val="00D000A4"/>
    <w:rsid w:val="00D006C8"/>
    <w:rsid w:val="00D0111B"/>
    <w:rsid w:val="00D01FDD"/>
    <w:rsid w:val="00D023B0"/>
    <w:rsid w:val="00D047DA"/>
    <w:rsid w:val="00D04B9C"/>
    <w:rsid w:val="00D04D70"/>
    <w:rsid w:val="00D0514C"/>
    <w:rsid w:val="00D06395"/>
    <w:rsid w:val="00D06494"/>
    <w:rsid w:val="00D06EC7"/>
    <w:rsid w:val="00D11BF7"/>
    <w:rsid w:val="00D12302"/>
    <w:rsid w:val="00D130A7"/>
    <w:rsid w:val="00D13125"/>
    <w:rsid w:val="00D14624"/>
    <w:rsid w:val="00D14D6B"/>
    <w:rsid w:val="00D15263"/>
    <w:rsid w:val="00D1535D"/>
    <w:rsid w:val="00D1557D"/>
    <w:rsid w:val="00D16152"/>
    <w:rsid w:val="00D1720B"/>
    <w:rsid w:val="00D17C2B"/>
    <w:rsid w:val="00D20042"/>
    <w:rsid w:val="00D22146"/>
    <w:rsid w:val="00D22D6A"/>
    <w:rsid w:val="00D230C5"/>
    <w:rsid w:val="00D2358A"/>
    <w:rsid w:val="00D241C7"/>
    <w:rsid w:val="00D24297"/>
    <w:rsid w:val="00D25CE7"/>
    <w:rsid w:val="00D262EF"/>
    <w:rsid w:val="00D26515"/>
    <w:rsid w:val="00D27EC6"/>
    <w:rsid w:val="00D32004"/>
    <w:rsid w:val="00D32213"/>
    <w:rsid w:val="00D32A58"/>
    <w:rsid w:val="00D34C9D"/>
    <w:rsid w:val="00D35A5F"/>
    <w:rsid w:val="00D37E8B"/>
    <w:rsid w:val="00D408A8"/>
    <w:rsid w:val="00D4298A"/>
    <w:rsid w:val="00D4468F"/>
    <w:rsid w:val="00D46590"/>
    <w:rsid w:val="00D46ABC"/>
    <w:rsid w:val="00D46D86"/>
    <w:rsid w:val="00D4752F"/>
    <w:rsid w:val="00D47A2E"/>
    <w:rsid w:val="00D5036D"/>
    <w:rsid w:val="00D50628"/>
    <w:rsid w:val="00D5087E"/>
    <w:rsid w:val="00D508AB"/>
    <w:rsid w:val="00D512D7"/>
    <w:rsid w:val="00D519D3"/>
    <w:rsid w:val="00D544EB"/>
    <w:rsid w:val="00D54554"/>
    <w:rsid w:val="00D54C7F"/>
    <w:rsid w:val="00D55263"/>
    <w:rsid w:val="00D60A4F"/>
    <w:rsid w:val="00D60BFE"/>
    <w:rsid w:val="00D62FB5"/>
    <w:rsid w:val="00D63235"/>
    <w:rsid w:val="00D64BBB"/>
    <w:rsid w:val="00D658A3"/>
    <w:rsid w:val="00D66598"/>
    <w:rsid w:val="00D66C7E"/>
    <w:rsid w:val="00D70AD4"/>
    <w:rsid w:val="00D70D3C"/>
    <w:rsid w:val="00D74F00"/>
    <w:rsid w:val="00D752F2"/>
    <w:rsid w:val="00D8001D"/>
    <w:rsid w:val="00D80D38"/>
    <w:rsid w:val="00D82F58"/>
    <w:rsid w:val="00D83230"/>
    <w:rsid w:val="00D8392D"/>
    <w:rsid w:val="00D84315"/>
    <w:rsid w:val="00D84653"/>
    <w:rsid w:val="00D849EB"/>
    <w:rsid w:val="00D84DD7"/>
    <w:rsid w:val="00D86007"/>
    <w:rsid w:val="00D86D0B"/>
    <w:rsid w:val="00D86ED9"/>
    <w:rsid w:val="00D87AAE"/>
    <w:rsid w:val="00D9133D"/>
    <w:rsid w:val="00D922B6"/>
    <w:rsid w:val="00D935CE"/>
    <w:rsid w:val="00D94207"/>
    <w:rsid w:val="00D94613"/>
    <w:rsid w:val="00D9471E"/>
    <w:rsid w:val="00D94AF3"/>
    <w:rsid w:val="00D9504A"/>
    <w:rsid w:val="00D95193"/>
    <w:rsid w:val="00D95CAF"/>
    <w:rsid w:val="00D95E74"/>
    <w:rsid w:val="00DA09D9"/>
    <w:rsid w:val="00DA25CB"/>
    <w:rsid w:val="00DA36F8"/>
    <w:rsid w:val="00DB5D78"/>
    <w:rsid w:val="00DC0E73"/>
    <w:rsid w:val="00DC0FF9"/>
    <w:rsid w:val="00DC22DA"/>
    <w:rsid w:val="00DC23F6"/>
    <w:rsid w:val="00DC4792"/>
    <w:rsid w:val="00DC5A5D"/>
    <w:rsid w:val="00DC5C54"/>
    <w:rsid w:val="00DC6670"/>
    <w:rsid w:val="00DC67ED"/>
    <w:rsid w:val="00DD095E"/>
    <w:rsid w:val="00DD3071"/>
    <w:rsid w:val="00DD4304"/>
    <w:rsid w:val="00DD4D94"/>
    <w:rsid w:val="00DD4EE8"/>
    <w:rsid w:val="00DD4EFD"/>
    <w:rsid w:val="00DD54B8"/>
    <w:rsid w:val="00DD6A97"/>
    <w:rsid w:val="00DD7591"/>
    <w:rsid w:val="00DD7B37"/>
    <w:rsid w:val="00DE0DBA"/>
    <w:rsid w:val="00DE156C"/>
    <w:rsid w:val="00DE2850"/>
    <w:rsid w:val="00DE491D"/>
    <w:rsid w:val="00DE590D"/>
    <w:rsid w:val="00DE5D31"/>
    <w:rsid w:val="00DE6FB3"/>
    <w:rsid w:val="00DF1EB2"/>
    <w:rsid w:val="00DF29B2"/>
    <w:rsid w:val="00DF447C"/>
    <w:rsid w:val="00E01B64"/>
    <w:rsid w:val="00E02648"/>
    <w:rsid w:val="00E02C3D"/>
    <w:rsid w:val="00E03EB0"/>
    <w:rsid w:val="00E04E26"/>
    <w:rsid w:val="00E05B68"/>
    <w:rsid w:val="00E0632F"/>
    <w:rsid w:val="00E0665C"/>
    <w:rsid w:val="00E0753B"/>
    <w:rsid w:val="00E07B29"/>
    <w:rsid w:val="00E12D20"/>
    <w:rsid w:val="00E134AC"/>
    <w:rsid w:val="00E13A76"/>
    <w:rsid w:val="00E13E4D"/>
    <w:rsid w:val="00E153A3"/>
    <w:rsid w:val="00E15DD8"/>
    <w:rsid w:val="00E16875"/>
    <w:rsid w:val="00E22645"/>
    <w:rsid w:val="00E22958"/>
    <w:rsid w:val="00E22B6A"/>
    <w:rsid w:val="00E23552"/>
    <w:rsid w:val="00E23B8D"/>
    <w:rsid w:val="00E250AB"/>
    <w:rsid w:val="00E25374"/>
    <w:rsid w:val="00E25D5C"/>
    <w:rsid w:val="00E25FEC"/>
    <w:rsid w:val="00E2662F"/>
    <w:rsid w:val="00E2691B"/>
    <w:rsid w:val="00E310BB"/>
    <w:rsid w:val="00E31ECB"/>
    <w:rsid w:val="00E33122"/>
    <w:rsid w:val="00E35902"/>
    <w:rsid w:val="00E36443"/>
    <w:rsid w:val="00E372DE"/>
    <w:rsid w:val="00E37AAA"/>
    <w:rsid w:val="00E4032A"/>
    <w:rsid w:val="00E42BC1"/>
    <w:rsid w:val="00E46C32"/>
    <w:rsid w:val="00E46EFF"/>
    <w:rsid w:val="00E4713A"/>
    <w:rsid w:val="00E5258F"/>
    <w:rsid w:val="00E53ABB"/>
    <w:rsid w:val="00E54075"/>
    <w:rsid w:val="00E55066"/>
    <w:rsid w:val="00E57488"/>
    <w:rsid w:val="00E6053F"/>
    <w:rsid w:val="00E6113D"/>
    <w:rsid w:val="00E61F0A"/>
    <w:rsid w:val="00E63202"/>
    <w:rsid w:val="00E6345D"/>
    <w:rsid w:val="00E634E3"/>
    <w:rsid w:val="00E6429A"/>
    <w:rsid w:val="00E648C7"/>
    <w:rsid w:val="00E64E68"/>
    <w:rsid w:val="00E6519D"/>
    <w:rsid w:val="00E6589B"/>
    <w:rsid w:val="00E65F0A"/>
    <w:rsid w:val="00E66039"/>
    <w:rsid w:val="00E67F3A"/>
    <w:rsid w:val="00E71076"/>
    <w:rsid w:val="00E720DF"/>
    <w:rsid w:val="00E7385C"/>
    <w:rsid w:val="00E75F8B"/>
    <w:rsid w:val="00E771EF"/>
    <w:rsid w:val="00E80019"/>
    <w:rsid w:val="00E8014F"/>
    <w:rsid w:val="00E805F7"/>
    <w:rsid w:val="00E80BE9"/>
    <w:rsid w:val="00E80C93"/>
    <w:rsid w:val="00E82033"/>
    <w:rsid w:val="00E82218"/>
    <w:rsid w:val="00E82C49"/>
    <w:rsid w:val="00E83B35"/>
    <w:rsid w:val="00E85926"/>
    <w:rsid w:val="00E866DB"/>
    <w:rsid w:val="00E87535"/>
    <w:rsid w:val="00E87AE3"/>
    <w:rsid w:val="00E91B1A"/>
    <w:rsid w:val="00E91E10"/>
    <w:rsid w:val="00E92307"/>
    <w:rsid w:val="00E92B23"/>
    <w:rsid w:val="00E93A8C"/>
    <w:rsid w:val="00E93AEA"/>
    <w:rsid w:val="00E94863"/>
    <w:rsid w:val="00E979DE"/>
    <w:rsid w:val="00EA080E"/>
    <w:rsid w:val="00EA1886"/>
    <w:rsid w:val="00EA1973"/>
    <w:rsid w:val="00EA1A86"/>
    <w:rsid w:val="00EA27B8"/>
    <w:rsid w:val="00EA4426"/>
    <w:rsid w:val="00EA5452"/>
    <w:rsid w:val="00EA55C0"/>
    <w:rsid w:val="00EA5778"/>
    <w:rsid w:val="00EA638B"/>
    <w:rsid w:val="00EB15E7"/>
    <w:rsid w:val="00EB244C"/>
    <w:rsid w:val="00EB2EE6"/>
    <w:rsid w:val="00EB473D"/>
    <w:rsid w:val="00EB6CBC"/>
    <w:rsid w:val="00EB6D01"/>
    <w:rsid w:val="00EB795D"/>
    <w:rsid w:val="00EB7D08"/>
    <w:rsid w:val="00EC0259"/>
    <w:rsid w:val="00EC416A"/>
    <w:rsid w:val="00EC4327"/>
    <w:rsid w:val="00EC476B"/>
    <w:rsid w:val="00EC47C9"/>
    <w:rsid w:val="00EC4A4F"/>
    <w:rsid w:val="00EC4E3B"/>
    <w:rsid w:val="00EC51BD"/>
    <w:rsid w:val="00EC7114"/>
    <w:rsid w:val="00EC78C7"/>
    <w:rsid w:val="00ED0FAF"/>
    <w:rsid w:val="00ED1201"/>
    <w:rsid w:val="00ED38AB"/>
    <w:rsid w:val="00ED4085"/>
    <w:rsid w:val="00ED4163"/>
    <w:rsid w:val="00ED48CE"/>
    <w:rsid w:val="00ED49F9"/>
    <w:rsid w:val="00ED4C7B"/>
    <w:rsid w:val="00ED6548"/>
    <w:rsid w:val="00ED6BDF"/>
    <w:rsid w:val="00EE0592"/>
    <w:rsid w:val="00EE150B"/>
    <w:rsid w:val="00EE339A"/>
    <w:rsid w:val="00EE41F7"/>
    <w:rsid w:val="00EE449F"/>
    <w:rsid w:val="00EE5BD1"/>
    <w:rsid w:val="00EE716B"/>
    <w:rsid w:val="00EF050B"/>
    <w:rsid w:val="00EF060F"/>
    <w:rsid w:val="00EF1358"/>
    <w:rsid w:val="00EF1714"/>
    <w:rsid w:val="00EF2706"/>
    <w:rsid w:val="00EF30F4"/>
    <w:rsid w:val="00EF355D"/>
    <w:rsid w:val="00EF4234"/>
    <w:rsid w:val="00EF60EB"/>
    <w:rsid w:val="00EF64E7"/>
    <w:rsid w:val="00EF6667"/>
    <w:rsid w:val="00EF7147"/>
    <w:rsid w:val="00EF79C9"/>
    <w:rsid w:val="00EF7A66"/>
    <w:rsid w:val="00EF7AF0"/>
    <w:rsid w:val="00F00B1E"/>
    <w:rsid w:val="00F013C9"/>
    <w:rsid w:val="00F01AD3"/>
    <w:rsid w:val="00F02B05"/>
    <w:rsid w:val="00F03619"/>
    <w:rsid w:val="00F06199"/>
    <w:rsid w:val="00F10275"/>
    <w:rsid w:val="00F1147A"/>
    <w:rsid w:val="00F12534"/>
    <w:rsid w:val="00F12D44"/>
    <w:rsid w:val="00F1339B"/>
    <w:rsid w:val="00F1464A"/>
    <w:rsid w:val="00F14ECD"/>
    <w:rsid w:val="00F16265"/>
    <w:rsid w:val="00F174BB"/>
    <w:rsid w:val="00F2050C"/>
    <w:rsid w:val="00F2183E"/>
    <w:rsid w:val="00F2248E"/>
    <w:rsid w:val="00F24C36"/>
    <w:rsid w:val="00F30129"/>
    <w:rsid w:val="00F31B72"/>
    <w:rsid w:val="00F32F33"/>
    <w:rsid w:val="00F33F3A"/>
    <w:rsid w:val="00F34EF5"/>
    <w:rsid w:val="00F34F94"/>
    <w:rsid w:val="00F36614"/>
    <w:rsid w:val="00F36AEF"/>
    <w:rsid w:val="00F40096"/>
    <w:rsid w:val="00F4031C"/>
    <w:rsid w:val="00F40B87"/>
    <w:rsid w:val="00F42B8F"/>
    <w:rsid w:val="00F436CA"/>
    <w:rsid w:val="00F43D6C"/>
    <w:rsid w:val="00F45692"/>
    <w:rsid w:val="00F458BE"/>
    <w:rsid w:val="00F46991"/>
    <w:rsid w:val="00F51E97"/>
    <w:rsid w:val="00F5351D"/>
    <w:rsid w:val="00F53BAB"/>
    <w:rsid w:val="00F54001"/>
    <w:rsid w:val="00F55050"/>
    <w:rsid w:val="00F55399"/>
    <w:rsid w:val="00F55C1D"/>
    <w:rsid w:val="00F57103"/>
    <w:rsid w:val="00F5737A"/>
    <w:rsid w:val="00F57655"/>
    <w:rsid w:val="00F6056F"/>
    <w:rsid w:val="00F61C5C"/>
    <w:rsid w:val="00F61DB8"/>
    <w:rsid w:val="00F6318C"/>
    <w:rsid w:val="00F63847"/>
    <w:rsid w:val="00F6433D"/>
    <w:rsid w:val="00F66138"/>
    <w:rsid w:val="00F67183"/>
    <w:rsid w:val="00F67E74"/>
    <w:rsid w:val="00F71EE4"/>
    <w:rsid w:val="00F7213D"/>
    <w:rsid w:val="00F722B9"/>
    <w:rsid w:val="00F72D13"/>
    <w:rsid w:val="00F73475"/>
    <w:rsid w:val="00F753B5"/>
    <w:rsid w:val="00F772A0"/>
    <w:rsid w:val="00F8022B"/>
    <w:rsid w:val="00F80325"/>
    <w:rsid w:val="00F82DC9"/>
    <w:rsid w:val="00F849C5"/>
    <w:rsid w:val="00F86211"/>
    <w:rsid w:val="00F87111"/>
    <w:rsid w:val="00F90781"/>
    <w:rsid w:val="00F90824"/>
    <w:rsid w:val="00F91056"/>
    <w:rsid w:val="00F91C42"/>
    <w:rsid w:val="00F92B8E"/>
    <w:rsid w:val="00F93194"/>
    <w:rsid w:val="00F943E6"/>
    <w:rsid w:val="00F944FE"/>
    <w:rsid w:val="00F94EB5"/>
    <w:rsid w:val="00F95F29"/>
    <w:rsid w:val="00F977DE"/>
    <w:rsid w:val="00F979CF"/>
    <w:rsid w:val="00FA0D7F"/>
    <w:rsid w:val="00FA124A"/>
    <w:rsid w:val="00FA3D4C"/>
    <w:rsid w:val="00FA474D"/>
    <w:rsid w:val="00FA4B8D"/>
    <w:rsid w:val="00FA4DB7"/>
    <w:rsid w:val="00FA528F"/>
    <w:rsid w:val="00FA5590"/>
    <w:rsid w:val="00FA5A3D"/>
    <w:rsid w:val="00FA5B13"/>
    <w:rsid w:val="00FA6EB4"/>
    <w:rsid w:val="00FA737E"/>
    <w:rsid w:val="00FA7A52"/>
    <w:rsid w:val="00FB05A4"/>
    <w:rsid w:val="00FB16C1"/>
    <w:rsid w:val="00FB3250"/>
    <w:rsid w:val="00FB5CFA"/>
    <w:rsid w:val="00FB5D52"/>
    <w:rsid w:val="00FB6CBF"/>
    <w:rsid w:val="00FB6EAB"/>
    <w:rsid w:val="00FB789F"/>
    <w:rsid w:val="00FC1D9F"/>
    <w:rsid w:val="00FC286C"/>
    <w:rsid w:val="00FC2B0A"/>
    <w:rsid w:val="00FC46A6"/>
    <w:rsid w:val="00FC50E6"/>
    <w:rsid w:val="00FC5F50"/>
    <w:rsid w:val="00FC6501"/>
    <w:rsid w:val="00FC69A9"/>
    <w:rsid w:val="00FC70CF"/>
    <w:rsid w:val="00FC71ED"/>
    <w:rsid w:val="00FD09C7"/>
    <w:rsid w:val="00FD31B4"/>
    <w:rsid w:val="00FD33FB"/>
    <w:rsid w:val="00FD4B71"/>
    <w:rsid w:val="00FD6162"/>
    <w:rsid w:val="00FD6B73"/>
    <w:rsid w:val="00FD6BDA"/>
    <w:rsid w:val="00FE2845"/>
    <w:rsid w:val="00FE312D"/>
    <w:rsid w:val="00FE5992"/>
    <w:rsid w:val="00FE5C2C"/>
    <w:rsid w:val="00FE6313"/>
    <w:rsid w:val="00FE79EF"/>
    <w:rsid w:val="00FE7ABA"/>
    <w:rsid w:val="00FF0200"/>
    <w:rsid w:val="00FF1BF2"/>
    <w:rsid w:val="00FF232C"/>
    <w:rsid w:val="00FF28AF"/>
    <w:rsid w:val="00FF2952"/>
    <w:rsid w:val="00FF2CAC"/>
    <w:rsid w:val="00FF3529"/>
    <w:rsid w:val="00FF3D86"/>
    <w:rsid w:val="00FF3DF9"/>
    <w:rsid w:val="00FF3F99"/>
    <w:rsid w:val="00FF5656"/>
    <w:rsid w:val="00FF5AE1"/>
    <w:rsid w:val="00FF5CA0"/>
    <w:rsid w:val="00F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E3A16"/>
  <w15:chartTrackingRefBased/>
  <w15:docId w15:val="{B0F1E69C-E7F3-4221-8F91-89A6654B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039"/>
    <w:pPr>
      <w:jc w:val="both"/>
    </w:pPr>
    <w:rPr>
      <w:rFonts w:ascii="Arial" w:hAnsi="Arial" w:cs="Arial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B0B34"/>
    <w:pPr>
      <w:keepNext/>
      <w:tabs>
        <w:tab w:val="left" w:pos="8930"/>
      </w:tabs>
      <w:jc w:val="center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B0B34"/>
    <w:pPr>
      <w:keepNext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B0B34"/>
    <w:pPr>
      <w:keepNext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B0B34"/>
    <w:pPr>
      <w:keepNext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B0B34"/>
    <w:pPr>
      <w:keepNext/>
      <w:ind w:firstLine="708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B0B34"/>
    <w:pPr>
      <w:keepNext/>
      <w:ind w:firstLine="708"/>
      <w:outlineLvl w:val="5"/>
    </w:pPr>
    <w:rPr>
      <w:rFonts w:ascii="Calibri" w:hAnsi="Calibri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B0B34"/>
    <w:pPr>
      <w:keepNext/>
      <w:outlineLvl w:val="6"/>
    </w:pPr>
    <w:rPr>
      <w:rFonts w:ascii="Calibri" w:hAnsi="Calibri" w:cs="Times New Roman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B0B34"/>
    <w:pPr>
      <w:keepNext/>
      <w:jc w:val="center"/>
      <w:outlineLvl w:val="7"/>
    </w:pPr>
    <w:rPr>
      <w:rFonts w:ascii="Calibri" w:hAnsi="Calibri" w:cs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6B0B34"/>
    <w:pPr>
      <w:keepNext/>
      <w:jc w:val="center"/>
      <w:outlineLvl w:val="8"/>
    </w:pPr>
    <w:rPr>
      <w:rFonts w:ascii="Cambria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AC28B3"/>
    <w:rPr>
      <w:rFonts w:ascii="Cambria" w:hAnsi="Cambria" w:cs="Cambria"/>
      <w:b/>
      <w:bCs/>
      <w:kern w:val="32"/>
      <w:sz w:val="32"/>
      <w:szCs w:val="32"/>
      <w:lang w:val="fr-FR" w:eastAsia="fr-FR"/>
    </w:rPr>
  </w:style>
  <w:style w:type="character" w:customStyle="1" w:styleId="Heading2Char">
    <w:name w:val="Heading 2 Char"/>
    <w:link w:val="Heading2"/>
    <w:uiPriority w:val="99"/>
    <w:locked/>
    <w:rsid w:val="00AC28B3"/>
    <w:rPr>
      <w:rFonts w:ascii="Cambria" w:hAnsi="Cambria" w:cs="Cambria"/>
      <w:b/>
      <w:bCs/>
      <w:i/>
      <w:iCs/>
      <w:sz w:val="28"/>
      <w:szCs w:val="28"/>
      <w:lang w:val="fr-FR" w:eastAsia="fr-FR"/>
    </w:rPr>
  </w:style>
  <w:style w:type="character" w:customStyle="1" w:styleId="Heading3Char">
    <w:name w:val="Heading 3 Char"/>
    <w:link w:val="Heading3"/>
    <w:uiPriority w:val="99"/>
    <w:semiHidden/>
    <w:locked/>
    <w:rsid w:val="00AC28B3"/>
    <w:rPr>
      <w:rFonts w:ascii="Cambria" w:hAnsi="Cambria" w:cs="Cambria"/>
      <w:b/>
      <w:bCs/>
      <w:sz w:val="26"/>
      <w:szCs w:val="26"/>
      <w:lang w:val="fr-FR" w:eastAsia="fr-FR"/>
    </w:rPr>
  </w:style>
  <w:style w:type="character" w:customStyle="1" w:styleId="Heading4Char">
    <w:name w:val="Heading 4 Char"/>
    <w:link w:val="Heading4"/>
    <w:uiPriority w:val="99"/>
    <w:semiHidden/>
    <w:locked/>
    <w:rsid w:val="00AC28B3"/>
    <w:rPr>
      <w:rFonts w:ascii="Calibri" w:hAnsi="Calibri" w:cs="Calibri"/>
      <w:b/>
      <w:bCs/>
      <w:sz w:val="28"/>
      <w:szCs w:val="28"/>
      <w:lang w:val="fr-FR" w:eastAsia="fr-FR"/>
    </w:rPr>
  </w:style>
  <w:style w:type="character" w:customStyle="1" w:styleId="Heading5Char">
    <w:name w:val="Heading 5 Char"/>
    <w:link w:val="Heading5"/>
    <w:uiPriority w:val="99"/>
    <w:semiHidden/>
    <w:locked/>
    <w:rsid w:val="00AC28B3"/>
    <w:rPr>
      <w:rFonts w:ascii="Calibri" w:hAnsi="Calibri" w:cs="Calibri"/>
      <w:b/>
      <w:bCs/>
      <w:i/>
      <w:iCs/>
      <w:sz w:val="26"/>
      <w:szCs w:val="26"/>
      <w:lang w:val="fr-FR" w:eastAsia="fr-FR"/>
    </w:rPr>
  </w:style>
  <w:style w:type="character" w:customStyle="1" w:styleId="Heading6Char">
    <w:name w:val="Heading 6 Char"/>
    <w:link w:val="Heading6"/>
    <w:uiPriority w:val="99"/>
    <w:semiHidden/>
    <w:locked/>
    <w:rsid w:val="00AC28B3"/>
    <w:rPr>
      <w:rFonts w:ascii="Calibri" w:hAnsi="Calibri" w:cs="Calibri"/>
      <w:b/>
      <w:bCs/>
      <w:lang w:val="fr-FR" w:eastAsia="fr-FR"/>
    </w:rPr>
  </w:style>
  <w:style w:type="character" w:customStyle="1" w:styleId="Heading7Char">
    <w:name w:val="Heading 7 Char"/>
    <w:link w:val="Heading7"/>
    <w:uiPriority w:val="99"/>
    <w:semiHidden/>
    <w:locked/>
    <w:rsid w:val="00AC28B3"/>
    <w:rPr>
      <w:rFonts w:ascii="Calibri" w:hAnsi="Calibri" w:cs="Calibri"/>
      <w:sz w:val="24"/>
      <w:szCs w:val="24"/>
      <w:lang w:val="fr-FR" w:eastAsia="fr-FR"/>
    </w:rPr>
  </w:style>
  <w:style w:type="character" w:customStyle="1" w:styleId="Heading8Char">
    <w:name w:val="Heading 8 Char"/>
    <w:link w:val="Heading8"/>
    <w:uiPriority w:val="99"/>
    <w:semiHidden/>
    <w:locked/>
    <w:rsid w:val="00AC28B3"/>
    <w:rPr>
      <w:rFonts w:ascii="Calibri" w:hAnsi="Calibri" w:cs="Calibri"/>
      <w:i/>
      <w:iCs/>
      <w:sz w:val="24"/>
      <w:szCs w:val="24"/>
      <w:lang w:val="fr-FR" w:eastAsia="fr-FR"/>
    </w:rPr>
  </w:style>
  <w:style w:type="character" w:customStyle="1" w:styleId="Heading9Char">
    <w:name w:val="Heading 9 Char"/>
    <w:link w:val="Heading9"/>
    <w:uiPriority w:val="99"/>
    <w:semiHidden/>
    <w:locked/>
    <w:rsid w:val="00AC28B3"/>
    <w:rPr>
      <w:rFonts w:ascii="Cambria" w:hAnsi="Cambria" w:cs="Cambria"/>
      <w:lang w:val="fr-FR" w:eastAsia="fr-FR"/>
    </w:rPr>
  </w:style>
  <w:style w:type="paragraph" w:styleId="Header">
    <w:name w:val="header"/>
    <w:basedOn w:val="Normal"/>
    <w:link w:val="HeaderChar"/>
    <w:uiPriority w:val="99"/>
    <w:rsid w:val="006B0B34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semiHidden/>
    <w:locked/>
    <w:rsid w:val="00AC28B3"/>
    <w:rPr>
      <w:rFonts w:ascii="Arial" w:hAnsi="Arial" w:cs="Arial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rsid w:val="006B0B34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semiHidden/>
    <w:locked/>
    <w:rsid w:val="00AC28B3"/>
    <w:rPr>
      <w:rFonts w:ascii="Arial" w:hAnsi="Arial" w:cs="Arial"/>
      <w:sz w:val="24"/>
      <w:szCs w:val="24"/>
      <w:lang w:val="fr-FR" w:eastAsia="fr-FR"/>
    </w:rPr>
  </w:style>
  <w:style w:type="character" w:styleId="PageNumber">
    <w:name w:val="page number"/>
    <w:uiPriority w:val="99"/>
    <w:rsid w:val="006B0B34"/>
    <w:rPr>
      <w:rFonts w:cs="Times New Roman"/>
    </w:rPr>
  </w:style>
  <w:style w:type="character" w:styleId="Hyperlink">
    <w:name w:val="Hyperlink"/>
    <w:uiPriority w:val="99"/>
    <w:rsid w:val="006B0B34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B0B34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sid w:val="006B0B34"/>
    <w:pPr>
      <w:jc w:val="left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locked/>
    <w:rsid w:val="00AC28B3"/>
    <w:rPr>
      <w:rFonts w:ascii="Arial" w:hAnsi="Arial" w:cs="Arial"/>
      <w:sz w:val="24"/>
      <w:szCs w:val="24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rsid w:val="006B0B34"/>
    <w:rPr>
      <w:rFonts w:ascii="Times New Roman" w:hAnsi="Times New Roman" w:cs="Times New Roman"/>
      <w:sz w:val="2"/>
      <w:szCs w:val="2"/>
    </w:rPr>
  </w:style>
  <w:style w:type="character" w:customStyle="1" w:styleId="BalloonTextChar">
    <w:name w:val="Balloon Text Char"/>
    <w:link w:val="BalloonText"/>
    <w:uiPriority w:val="99"/>
    <w:semiHidden/>
    <w:locked/>
    <w:rsid w:val="00AC28B3"/>
    <w:rPr>
      <w:rFonts w:cs="Times New Roman"/>
      <w:sz w:val="2"/>
      <w:szCs w:val="2"/>
      <w:lang w:val="fr-FR" w:eastAsia="fr-FR"/>
    </w:rPr>
  </w:style>
  <w:style w:type="character" w:styleId="CommentReference">
    <w:name w:val="annotation reference"/>
    <w:uiPriority w:val="99"/>
    <w:semiHidden/>
    <w:rsid w:val="006B0B3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B0B34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AC28B3"/>
    <w:rPr>
      <w:rFonts w:ascii="Arial" w:hAnsi="Arial" w:cs="Arial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0B3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AC28B3"/>
    <w:rPr>
      <w:rFonts w:ascii="Arial" w:hAnsi="Arial" w:cs="Arial"/>
      <w:b/>
      <w:bCs/>
      <w:sz w:val="20"/>
      <w:szCs w:val="20"/>
      <w:lang w:val="fr-FR" w:eastAsia="fr-FR"/>
    </w:rPr>
  </w:style>
  <w:style w:type="character" w:customStyle="1" w:styleId="style31">
    <w:name w:val="style31"/>
    <w:uiPriority w:val="99"/>
    <w:rsid w:val="00A2544C"/>
    <w:rPr>
      <w:rFonts w:cs="Times New Roman"/>
      <w:color w:val="FF0000"/>
    </w:rPr>
  </w:style>
  <w:style w:type="paragraph" w:styleId="TOC1">
    <w:name w:val="toc 1"/>
    <w:basedOn w:val="Normal"/>
    <w:next w:val="Normal"/>
    <w:autoRedefine/>
    <w:uiPriority w:val="99"/>
    <w:semiHidden/>
    <w:rsid w:val="004F005A"/>
    <w:pPr>
      <w:spacing w:before="120" w:after="120"/>
      <w:jc w:val="left"/>
    </w:pPr>
    <w:rPr>
      <w:b/>
      <w:bCs/>
      <w:smallCaps/>
      <w:sz w:val="20"/>
      <w:szCs w:val="20"/>
      <w:lang w:val="nl-NL" w:eastAsia="nl-BE"/>
    </w:rPr>
  </w:style>
  <w:style w:type="paragraph" w:styleId="ListParagraph">
    <w:name w:val="List Paragraph"/>
    <w:basedOn w:val="Normal"/>
    <w:uiPriority w:val="99"/>
    <w:qFormat/>
    <w:rsid w:val="001F5F5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2.png@01DABCAC.452C9F4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_x00e9_finition_x002c_compl_x00e9_mentinfos xmlns="67929d1c-346f-44a8-b94e-f0d7f29f6e9c" xsi:nil="true"/>
    <TaxCatchAll xmlns="0a080955-df81-4342-af35-bb7067949083" xsi:nil="true"/>
    <v1z0 xmlns="67929d1c-346f-44a8-b94e-f0d7f29f6e9c" xsi:nil="true"/>
    <lcf76f155ced4ddcb4097134ff3c332f xmlns="67929d1c-346f-44a8-b94e-f0d7f29f6e9c">
      <Terms xmlns="http://schemas.microsoft.com/office/infopath/2007/PartnerControls"/>
    </lcf76f155ced4ddcb4097134ff3c332f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43E22EFF533478EC866DC4BCBA38B" ma:contentTypeVersion="20" ma:contentTypeDescription="Crée un document." ma:contentTypeScope="" ma:versionID="b804ee0d393e28dce93fe8f1e3c63bac">
  <xsd:schema xmlns:xsd="http://www.w3.org/2001/XMLSchema" xmlns:xs="http://www.w3.org/2001/XMLSchema" xmlns:p="http://schemas.microsoft.com/office/2006/metadata/properties" xmlns:ns2="67929d1c-346f-44a8-b94e-f0d7f29f6e9c" xmlns:ns3="0a080955-df81-4342-af35-bb7067949083" targetNamespace="http://schemas.microsoft.com/office/2006/metadata/properties" ma:root="true" ma:fieldsID="dbfb49e5ebb792413ae53d78e1bdf1ad" ns2:_="" ns3:_="">
    <xsd:import namespace="67929d1c-346f-44a8-b94e-f0d7f29f6e9c"/>
    <xsd:import namespace="0a080955-df81-4342-af35-bb7067949083"/>
    <xsd:element name="properties">
      <xsd:complexType>
        <xsd:sequence>
          <xsd:element name="documentManagement">
            <xsd:complexType>
              <xsd:all>
                <xsd:element ref="ns2:v1z0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_x00e9_finition_x002c_compl_x00e9_mentinfo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29d1c-346f-44a8-b94e-f0d7f29f6e9c" elementFormDefault="qualified">
    <xsd:import namespace="http://schemas.microsoft.com/office/2006/documentManagement/types"/>
    <xsd:import namespace="http://schemas.microsoft.com/office/infopath/2007/PartnerControls"/>
    <xsd:element name="v1z0" ma:index="8" nillable="true" ma:displayName="Nombre" ma:internalName="v1z0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_x00e9_finition_x002c_compl_x00e9_mentinfos" ma:index="18" nillable="true" ma:displayName="Définition, complément infos" ma:description="Types de documents attendus dans cette section, explication des abréviations" ma:format="Dropdown" ma:internalName="D_x00e9_finition_x002c_compl_x00e9_mentinfo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8316d14f-cb50-494b-96b4-374e5576fc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80955-df81-4342-af35-bb706794908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8abba79-25fb-4689-901c-a7628e9a6efa}" ma:internalName="TaxCatchAll" ma:showField="CatchAllData" ma:web="0a080955-df81-4342-af35-bb70679490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1A1B95-9663-482D-A8FC-7887956EB2A1}">
  <ds:schemaRefs>
    <ds:schemaRef ds:uri="http://schemas.microsoft.com/office/2006/metadata/properties"/>
    <ds:schemaRef ds:uri="http://schemas.microsoft.com/office/infopath/2007/PartnerControls"/>
    <ds:schemaRef ds:uri="67929d1c-346f-44a8-b94e-f0d7f29f6e9c"/>
    <ds:schemaRef ds:uri="0a080955-df81-4342-af35-bb7067949083"/>
  </ds:schemaRefs>
</ds:datastoreItem>
</file>

<file path=customXml/itemProps2.xml><?xml version="1.0" encoding="utf-8"?>
<ds:datastoreItem xmlns:ds="http://schemas.openxmlformats.org/officeDocument/2006/customXml" ds:itemID="{BB63137E-7E1B-44CF-A4CF-DDE19CC0C4C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76D473A-FB13-4DCE-B61D-46BD374E3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29d1c-346f-44a8-b94e-f0d7f29f6e9c"/>
    <ds:schemaRef ds:uri="0a080955-df81-4342-af35-bb7067949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C2183D-592F-450D-8C9E-C0D68A7078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Lot n° 2 Traitement des façades</vt:lpstr>
    </vt:vector>
  </TitlesOfParts>
  <Company>xx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Francoise.Cassart@immo-pro.be</dc:creator>
  <cp:keywords/>
  <cp:lastModifiedBy>Leonardo Stefani</cp:lastModifiedBy>
  <cp:revision>12</cp:revision>
  <cp:lastPrinted>2017-10-11T08:21:00Z</cp:lastPrinted>
  <dcterms:created xsi:type="dcterms:W3CDTF">2024-04-08T13:33:00Z</dcterms:created>
  <dcterms:modified xsi:type="dcterms:W3CDTF">2026-02-23T12:10:00Z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549600.000000000</vt:lpwstr>
  </property>
  <property fmtid="{D5CDD505-2E9C-101B-9397-08002B2CF9AE}" pid="3" name="MediaServiceImageTags">
    <vt:lpwstr/>
  </property>
  <property fmtid="{D5CDD505-2E9C-101B-9397-08002B2CF9AE}" pid="4" name="ContentTypeId">
    <vt:lpwstr>0x0101008A443E22EFF533478EC866DC4BCBA38B</vt:lpwstr>
  </property>
</Properties>
</file>